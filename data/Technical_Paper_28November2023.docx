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7207B" w14:textId="77777777" w:rsidR="00BB70A1" w:rsidRDefault="00BB70A1" w:rsidP="00CC57B1">
      <w:pPr>
        <w:pStyle w:val="Heading1"/>
        <w:jc w:val="center"/>
        <w:rPr>
          <w:lang w:val="en-GB"/>
        </w:rPr>
      </w:pPr>
      <w:r>
        <w:rPr>
          <w:lang w:val="en-GB"/>
        </w:rPr>
        <w:t xml:space="preserve">Technical note on </w:t>
      </w:r>
      <w:r w:rsidR="00BA1AE3">
        <w:rPr>
          <w:lang w:val="en-GB"/>
        </w:rPr>
        <w:t xml:space="preserve">critical minerals </w:t>
      </w:r>
    </w:p>
    <w:p w14:paraId="670367BF" w14:textId="697FD305" w:rsidR="00305DA6" w:rsidRPr="00595DFD" w:rsidRDefault="00BB70A1" w:rsidP="00CC57B1">
      <w:pPr>
        <w:pStyle w:val="Heading1"/>
        <w:jc w:val="center"/>
        <w:rPr>
          <w:lang w:val="en-GB"/>
        </w:rPr>
      </w:pPr>
      <w:r>
        <w:rPr>
          <w:lang w:val="en-GB"/>
        </w:rPr>
        <w:t>S</w:t>
      </w:r>
      <w:r w:rsidR="00661BF1">
        <w:rPr>
          <w:lang w:val="en-GB"/>
        </w:rPr>
        <w:t>upply chain</w:t>
      </w:r>
      <w:r w:rsidR="007F6675">
        <w:rPr>
          <w:lang w:val="en-GB"/>
        </w:rPr>
        <w:t>s</w:t>
      </w:r>
      <w:r w:rsidR="00661BF1">
        <w:rPr>
          <w:lang w:val="en-GB"/>
        </w:rPr>
        <w:t xml:space="preserve">, trade flows and </w:t>
      </w:r>
      <w:r w:rsidR="00E740B4">
        <w:rPr>
          <w:lang w:val="en-GB"/>
        </w:rPr>
        <w:t>value addition</w:t>
      </w:r>
    </w:p>
    <w:p w14:paraId="1D50E124" w14:textId="77777777" w:rsidR="008C4788" w:rsidRDefault="008C4788" w:rsidP="008C4788">
      <w:pPr>
        <w:rPr>
          <w:lang w:val="en-GB"/>
        </w:rPr>
      </w:pPr>
    </w:p>
    <w:p w14:paraId="38485C95" w14:textId="076EE977" w:rsidR="009C4508" w:rsidRDefault="00A127CC" w:rsidP="00A127CC">
      <w:pPr>
        <w:pStyle w:val="Heading1"/>
        <w:numPr>
          <w:ilvl w:val="0"/>
          <w:numId w:val="24"/>
        </w:numPr>
        <w:rPr>
          <w:lang w:val="en-GB"/>
        </w:rPr>
      </w:pPr>
      <w:r>
        <w:rPr>
          <w:lang w:val="en-GB"/>
        </w:rPr>
        <w:t>Introduction</w:t>
      </w:r>
      <w:r w:rsidR="00564B2F">
        <w:rPr>
          <w:lang w:val="en-GB"/>
        </w:rPr>
        <w:t xml:space="preserve">  </w:t>
      </w:r>
    </w:p>
    <w:p w14:paraId="380B1E6E" w14:textId="77777777" w:rsidR="00CE02B3" w:rsidRDefault="00930F7A" w:rsidP="00C8167E">
      <w:r w:rsidRPr="004C7B03">
        <w:rPr>
          <w:lang w:val="en-GB"/>
        </w:rPr>
        <w:t>The move towards a low-carbon future is well underway</w:t>
      </w:r>
      <w:r>
        <w:rPr>
          <w:lang w:val="en-GB"/>
        </w:rPr>
        <w:t xml:space="preserve"> and</w:t>
      </w:r>
      <w:r w:rsidR="004C6A6E">
        <w:t xml:space="preserve"> has brought to the fore the importance of </w:t>
      </w:r>
      <w:r w:rsidR="00F047D7">
        <w:t>several</w:t>
      </w:r>
      <w:r w:rsidR="004C6A6E">
        <w:t xml:space="preserve"> minerals judged critical to this process. These minerals include lithium, cobalt, graphite, manganese, and others</w:t>
      </w:r>
      <w:r w:rsidR="003751AB" w:rsidRPr="003751AB">
        <w:rPr>
          <w:lang w:val="en-GB"/>
        </w:rPr>
        <w:t xml:space="preserve"> </w:t>
      </w:r>
      <w:r w:rsidR="00C452ED">
        <w:rPr>
          <w:lang w:val="en-GB"/>
        </w:rPr>
        <w:t>essential</w:t>
      </w:r>
      <w:r w:rsidR="003751AB">
        <w:rPr>
          <w:lang w:val="en-GB"/>
        </w:rPr>
        <w:t xml:space="preserve"> to producing</w:t>
      </w:r>
      <w:r w:rsidR="003751AB" w:rsidRPr="004C7B03">
        <w:rPr>
          <w:lang w:val="en-GB"/>
        </w:rPr>
        <w:t xml:space="preserve"> clean energy technologies</w:t>
      </w:r>
      <w:r w:rsidR="003751AB">
        <w:rPr>
          <w:lang w:val="en-GB"/>
        </w:rPr>
        <w:t>, including</w:t>
      </w:r>
      <w:r w:rsidR="003751AB" w:rsidRPr="004C7B03">
        <w:rPr>
          <w:lang w:val="en-GB"/>
        </w:rPr>
        <w:t xml:space="preserve"> solar panels, wind turbines, </w:t>
      </w:r>
      <w:r w:rsidR="00A81D4F">
        <w:rPr>
          <w:lang w:val="en-GB"/>
        </w:rPr>
        <w:t xml:space="preserve">rechargeable batteries for </w:t>
      </w:r>
      <w:r w:rsidR="003751AB" w:rsidRPr="004C7B03">
        <w:rPr>
          <w:lang w:val="en-GB"/>
        </w:rPr>
        <w:t>electric vehicles</w:t>
      </w:r>
      <w:r w:rsidR="003751AB">
        <w:rPr>
          <w:lang w:val="en-GB"/>
        </w:rPr>
        <w:t xml:space="preserve"> (EVs)</w:t>
      </w:r>
      <w:r w:rsidR="003751AB" w:rsidRPr="004C7B03">
        <w:rPr>
          <w:lang w:val="en-GB"/>
        </w:rPr>
        <w:t>,</w:t>
      </w:r>
      <w:r w:rsidR="003751AB">
        <w:rPr>
          <w:lang w:val="en-GB"/>
        </w:rPr>
        <w:t xml:space="preserve"> and grid battery storage</w:t>
      </w:r>
      <w:r w:rsidR="004C6A6E">
        <w:t xml:space="preserve">. </w:t>
      </w:r>
      <w:r w:rsidR="00C4067E">
        <w:t>D</w:t>
      </w:r>
      <w:r w:rsidR="004C6A6E">
        <w:t>eveloping countries hold large reserves of these minerals</w:t>
      </w:r>
      <w:r w:rsidR="00CF1B50">
        <w:t xml:space="preserve">. African countries, for example, </w:t>
      </w:r>
      <w:r w:rsidR="00027EBE">
        <w:t>have</w:t>
      </w:r>
      <w:r w:rsidR="00CF1B50" w:rsidRPr="00CF1B50">
        <w:t xml:space="preserve"> </w:t>
      </w:r>
      <w:r w:rsidR="00027EBE">
        <w:t xml:space="preserve">about 25 per cent </w:t>
      </w:r>
      <w:r w:rsidR="00CF1B50" w:rsidRPr="00CF1B50">
        <w:t xml:space="preserve">of </w:t>
      </w:r>
      <w:r w:rsidR="00027EBE">
        <w:t xml:space="preserve">global </w:t>
      </w:r>
      <w:r w:rsidR="00CF1B50" w:rsidRPr="00CF1B50">
        <w:t>reserves</w:t>
      </w:r>
      <w:r w:rsidR="00FA35BE">
        <w:t xml:space="preserve">, </w:t>
      </w:r>
      <w:r w:rsidR="00CF1B50" w:rsidRPr="00CF1B50">
        <w:t>including 19</w:t>
      </w:r>
      <w:r w:rsidR="00FA35BE">
        <w:t xml:space="preserve"> per cent</w:t>
      </w:r>
      <w:r w:rsidR="00CF1B50" w:rsidRPr="00CF1B50">
        <w:t xml:space="preserve"> of those needed for </w:t>
      </w:r>
      <w:r w:rsidR="00FA35BE">
        <w:t>EVs</w:t>
      </w:r>
      <w:r w:rsidR="004C6A6E">
        <w:t>.</w:t>
      </w:r>
      <w:r w:rsidR="00FA35BE">
        <w:rPr>
          <w:rStyle w:val="FootnoteReference"/>
        </w:rPr>
        <w:footnoteReference w:id="2"/>
      </w:r>
      <w:r w:rsidR="009751A1">
        <w:t xml:space="preserve"> </w:t>
      </w:r>
    </w:p>
    <w:p w14:paraId="648D6267" w14:textId="70FEC629" w:rsidR="00602A22" w:rsidRDefault="42DD112D" w:rsidP="00C8167E">
      <w:pPr>
        <w:rPr>
          <w:lang w:val="en-GB"/>
        </w:rPr>
      </w:pPr>
      <w:r>
        <w:t xml:space="preserve">Many developing countries are already playing </w:t>
      </w:r>
      <w:ins w:id="1" w:author="Graham Mott" w:date="2023-11-30T10:03:00Z">
        <w:r w:rsidR="4BC28BD2">
          <w:t>a vital role</w:t>
        </w:r>
      </w:ins>
      <w:r>
        <w:t xml:space="preserve"> in supplying world markets, such as the Democratic Republic of </w:t>
      </w:r>
      <w:ins w:id="2" w:author="Graham Mott" w:date="2023-11-30T09:45:00Z">
        <w:r w:rsidR="38A7589D">
          <w:t xml:space="preserve">the </w:t>
        </w:r>
      </w:ins>
      <w:r>
        <w:t>Congo</w:t>
      </w:r>
      <w:r w:rsidR="7F5BEFEF">
        <w:t>,</w:t>
      </w:r>
      <w:r>
        <w:t xml:space="preserve"> </w:t>
      </w:r>
      <w:ins w:id="3" w:author="Graham Mott" w:date="2023-11-30T09:45:00Z">
        <w:r w:rsidR="216859FB">
          <w:t xml:space="preserve">from </w:t>
        </w:r>
      </w:ins>
      <w:r w:rsidR="4E577E99">
        <w:t xml:space="preserve">where </w:t>
      </w:r>
      <w:r w:rsidR="4CF07A6C">
        <w:t>68</w:t>
      </w:r>
      <w:r w:rsidR="600EDD45">
        <w:t xml:space="preserve"> per cent</w:t>
      </w:r>
      <w:r w:rsidR="4E577E99">
        <w:t xml:space="preserve"> of cobalt imports </w:t>
      </w:r>
      <w:del w:id="4" w:author="Graham Mott" w:date="2023-11-30T09:45:00Z">
        <w:r w:rsidR="00A34949" w:rsidDel="4E577E99">
          <w:delText>come from</w:delText>
        </w:r>
      </w:del>
      <w:ins w:id="5" w:author="Graham Mott" w:date="2023-11-30T09:45:00Z">
        <w:r w:rsidR="6CF0E961">
          <w:t>originate</w:t>
        </w:r>
      </w:ins>
      <w:r w:rsidR="4E577E99">
        <w:t xml:space="preserve">, Chile, a </w:t>
      </w:r>
      <w:r w:rsidR="7E704659">
        <w:t>significant</w:t>
      </w:r>
      <w:r w:rsidR="4E577E99">
        <w:t xml:space="preserve"> lithium exporter, </w:t>
      </w:r>
      <w:r w:rsidR="7F5BEFEF">
        <w:t>and</w:t>
      </w:r>
      <w:r w:rsidR="4E577E99">
        <w:t xml:space="preserve"> Indonesia</w:t>
      </w:r>
      <w:r w:rsidR="52D92C16">
        <w:t>,</w:t>
      </w:r>
      <w:r w:rsidR="4E577E99">
        <w:t xml:space="preserve"> which accounts for </w:t>
      </w:r>
      <w:r w:rsidR="0E2C5D6F">
        <w:t>48</w:t>
      </w:r>
      <w:r w:rsidR="600EDD45">
        <w:t xml:space="preserve"> per cent</w:t>
      </w:r>
      <w:r w:rsidR="4E577E99">
        <w:t xml:space="preserve"> of nickel exports.</w:t>
      </w:r>
      <w:r w:rsidR="004C1A3B">
        <w:rPr>
          <w:rStyle w:val="FootnoteReference"/>
        </w:rPr>
        <w:footnoteReference w:id="3"/>
      </w:r>
      <w:r w:rsidR="267C4185">
        <w:t xml:space="preserve"> </w:t>
      </w:r>
      <w:r w:rsidR="6B8C9E0D" w:rsidRPr="007E27F7">
        <w:t>Since 2010, the typical quantity of minerals required for each new unit of power generation has risen by 50</w:t>
      </w:r>
      <w:r w:rsidR="6B8C9E0D">
        <w:t xml:space="preserve"> per cent</w:t>
      </w:r>
      <w:r w:rsidR="6B8C9E0D" w:rsidRPr="007E27F7">
        <w:t xml:space="preserve"> due to the growing proportion of renewables in total </w:t>
      </w:r>
      <w:r w:rsidR="69D366E2">
        <w:t>energy production</w:t>
      </w:r>
      <w:r w:rsidR="6B8C9E0D" w:rsidRPr="007E27F7">
        <w:t>.</w:t>
      </w:r>
      <w:r w:rsidR="00DD42F7">
        <w:rPr>
          <w:rStyle w:val="FootnoteReference"/>
        </w:rPr>
        <w:footnoteReference w:id="4"/>
      </w:r>
      <w:r w:rsidR="73DFC843">
        <w:t xml:space="preserve"> Demand for</w:t>
      </w:r>
      <w:r w:rsidR="57F571CE">
        <w:t xml:space="preserve"> some critical minerals </w:t>
      </w:r>
      <w:ins w:id="10" w:author="Graham Mott" w:date="2023-11-30T09:46:00Z">
        <w:r w:rsidR="13C02109">
          <w:t>is</w:t>
        </w:r>
      </w:ins>
      <w:r w:rsidR="57F571CE">
        <w:t xml:space="preserve"> expected to </w:t>
      </w:r>
      <w:r w:rsidR="23EF2BE8">
        <w:t>increase rapid</w:t>
      </w:r>
      <w:r w:rsidR="0D5CF4ED">
        <w:t>ly</w:t>
      </w:r>
      <w:r w:rsidR="0584F20D">
        <w:t xml:space="preserve"> in a Net Zero Emissions scenario:</w:t>
      </w:r>
      <w:r w:rsidR="0D5CF4ED">
        <w:t xml:space="preserve"> by </w:t>
      </w:r>
      <w:r w:rsidR="05A02D7F">
        <w:t>115 per cent for cobalt</w:t>
      </w:r>
      <w:r w:rsidR="7529F3DD">
        <w:t xml:space="preserve"> and </w:t>
      </w:r>
      <w:r w:rsidR="65A4DFB2">
        <w:t xml:space="preserve">454 per cent </w:t>
      </w:r>
      <w:r w:rsidR="6186F5F5">
        <w:t>for lithium</w:t>
      </w:r>
      <w:r w:rsidR="421AC455">
        <w:t xml:space="preserve"> in the period from 2022 to 2030.</w:t>
      </w:r>
      <w:r w:rsidR="0022540B">
        <w:rPr>
          <w:rStyle w:val="FootnoteReference"/>
        </w:rPr>
        <w:footnoteReference w:id="5"/>
      </w:r>
      <w:r w:rsidR="23EF2BE8">
        <w:t xml:space="preserve"> </w:t>
      </w:r>
      <w:r w:rsidR="6B8C9E0D">
        <w:t xml:space="preserve"> </w:t>
      </w:r>
      <w:r w:rsidR="6DF3EF49">
        <w:t>With</w:t>
      </w:r>
      <w:r w:rsidR="471F014E">
        <w:rPr>
          <w:lang w:val="en-GB"/>
        </w:rPr>
        <w:t xml:space="preserve"> </w:t>
      </w:r>
      <w:del w:id="13" w:author="Graham Mott" w:date="2023-11-30T09:46:00Z">
        <w:r w:rsidR="00A34949" w:rsidRPr="42BF2A6B" w:rsidDel="3C2EE30F">
          <w:rPr>
            <w:lang w:val="en-GB"/>
          </w:rPr>
          <w:delText>the</w:delText>
        </w:r>
      </w:del>
      <w:r w:rsidR="471F014E">
        <w:rPr>
          <w:lang w:val="en-GB"/>
        </w:rPr>
        <w:t xml:space="preserve"> increased demand</w:t>
      </w:r>
      <w:r w:rsidR="3C2EE30F">
        <w:rPr>
          <w:lang w:val="en-GB"/>
        </w:rPr>
        <w:t>, t</w:t>
      </w:r>
      <w:r w:rsidR="4DF9D89E" w:rsidRPr="00C8167E">
        <w:rPr>
          <w:lang w:val="en-GB"/>
        </w:rPr>
        <w:t>he number</w:t>
      </w:r>
      <w:r w:rsidR="4DF9D89E">
        <w:rPr>
          <w:lang w:val="en-GB"/>
        </w:rPr>
        <w:t xml:space="preserve"> </w:t>
      </w:r>
      <w:r w:rsidR="4DF9D89E" w:rsidRPr="00C8167E">
        <w:rPr>
          <w:lang w:val="en-GB"/>
        </w:rPr>
        <w:t xml:space="preserve">of new </w:t>
      </w:r>
      <w:r w:rsidR="57B7524D" w:rsidRPr="00C8167E">
        <w:rPr>
          <w:lang w:val="en-GB"/>
        </w:rPr>
        <w:t xml:space="preserve">critical minerals </w:t>
      </w:r>
      <w:r w:rsidR="4DF9D89E" w:rsidRPr="00C8167E">
        <w:rPr>
          <w:lang w:val="en-GB"/>
        </w:rPr>
        <w:t xml:space="preserve">projects </w:t>
      </w:r>
      <w:r w:rsidR="57B7524D" w:rsidRPr="00C8167E">
        <w:rPr>
          <w:lang w:val="en-GB"/>
        </w:rPr>
        <w:t xml:space="preserve">announced </w:t>
      </w:r>
      <w:del w:id="14" w:author="Graham Mott" w:date="2023-11-30T09:47:00Z">
        <w:r w:rsidR="00A34949" w:rsidRPr="42BF2A6B" w:rsidDel="4DF9D89E">
          <w:rPr>
            <w:lang w:val="en-GB"/>
          </w:rPr>
          <w:delText>in</w:delText>
        </w:r>
      </w:del>
      <w:ins w:id="15" w:author="Graham Mott" w:date="2023-11-30T09:47:00Z">
        <w:r w:rsidR="37569687" w:rsidRPr="00C8167E">
          <w:rPr>
            <w:lang w:val="en-GB"/>
          </w:rPr>
          <w:t>across</w:t>
        </w:r>
      </w:ins>
      <w:r w:rsidR="4DF9D89E" w:rsidRPr="00C8167E">
        <w:rPr>
          <w:lang w:val="en-GB"/>
        </w:rPr>
        <w:t xml:space="preserve"> 2021 and 2022 was more than </w:t>
      </w:r>
      <w:r w:rsidR="1E87C7D5">
        <w:rPr>
          <w:lang w:val="en-GB"/>
        </w:rPr>
        <w:t>twice</w:t>
      </w:r>
      <w:r w:rsidR="4DF9D89E" w:rsidRPr="00C8167E">
        <w:rPr>
          <w:lang w:val="en-GB"/>
        </w:rPr>
        <w:t xml:space="preserve"> </w:t>
      </w:r>
      <w:r w:rsidR="65FBBBC3">
        <w:rPr>
          <w:lang w:val="en-GB"/>
        </w:rPr>
        <w:t xml:space="preserve">the </w:t>
      </w:r>
      <w:r w:rsidR="4DF9D89E" w:rsidRPr="00C8167E">
        <w:rPr>
          <w:lang w:val="en-GB"/>
        </w:rPr>
        <w:t xml:space="preserve">level of the </w:t>
      </w:r>
      <w:r w:rsidR="1E87C7D5">
        <w:rPr>
          <w:lang w:val="en-GB"/>
        </w:rPr>
        <w:t>previous</w:t>
      </w:r>
      <w:r w:rsidR="4DF9D89E" w:rsidRPr="00C8167E">
        <w:rPr>
          <w:lang w:val="en-GB"/>
        </w:rPr>
        <w:t xml:space="preserve"> decade.</w:t>
      </w:r>
      <w:r w:rsidR="00344F99">
        <w:rPr>
          <w:rStyle w:val="FootnoteReference"/>
          <w:lang w:val="en-GB"/>
        </w:rPr>
        <w:footnoteReference w:id="6"/>
      </w:r>
      <w:r w:rsidR="4DF9D89E" w:rsidRPr="00C8167E">
        <w:rPr>
          <w:lang w:val="en-GB"/>
        </w:rPr>
        <w:t xml:space="preserve"> </w:t>
      </w:r>
    </w:p>
    <w:p w14:paraId="3E0E96C9" w14:textId="70DAEDFC" w:rsidR="007B5ED7" w:rsidRDefault="471F014E" w:rsidP="00FF03AF">
      <w:r w:rsidRPr="00104DDF">
        <w:t xml:space="preserve">The type and volume of </w:t>
      </w:r>
      <w:r>
        <w:rPr>
          <w:lang w:val="en-GB"/>
        </w:rPr>
        <w:t>critical minerals</w:t>
      </w:r>
      <w:r w:rsidRPr="00AB3666">
        <w:rPr>
          <w:lang w:val="en-GB"/>
        </w:rPr>
        <w:t xml:space="preserve"> </w:t>
      </w:r>
      <w:r w:rsidRPr="00104DDF">
        <w:t xml:space="preserve">needed </w:t>
      </w:r>
      <w:r w:rsidR="524350B2">
        <w:t xml:space="preserve">for the energy transition </w:t>
      </w:r>
      <w:r>
        <w:rPr>
          <w:lang w:val="en-GB"/>
        </w:rPr>
        <w:t>vary with</w:t>
      </w:r>
      <w:r w:rsidRPr="004563CB">
        <w:rPr>
          <w:lang w:val="en-GB"/>
        </w:rPr>
        <w:t xml:space="preserve"> specific applications and industries. </w:t>
      </w:r>
      <w:r>
        <w:rPr>
          <w:lang w:val="en-GB"/>
        </w:rPr>
        <w:t xml:space="preserve">For example, lithium, </w:t>
      </w:r>
      <w:ins w:id="17" w:author="Graham Mott" w:date="2023-11-30T10:03:00Z">
        <w:r w:rsidR="47F34A53">
          <w:rPr>
            <w:lang w:val="en-GB"/>
          </w:rPr>
          <w:t>cobalt,</w:t>
        </w:r>
      </w:ins>
      <w:r>
        <w:rPr>
          <w:lang w:val="en-GB"/>
        </w:rPr>
        <w:t xml:space="preserve"> and graphite </w:t>
      </w:r>
      <w:r w:rsidRPr="004563CB">
        <w:rPr>
          <w:lang w:val="en-GB"/>
        </w:rPr>
        <w:t>are common</w:t>
      </w:r>
      <w:r>
        <w:rPr>
          <w:lang w:val="en-GB"/>
        </w:rPr>
        <w:t>ly</w:t>
      </w:r>
      <w:r w:rsidRPr="004563CB">
        <w:rPr>
          <w:lang w:val="en-GB"/>
        </w:rPr>
        <w:t xml:space="preserve"> used in </w:t>
      </w:r>
      <w:r w:rsidR="68582618">
        <w:rPr>
          <w:lang w:val="en-GB"/>
        </w:rPr>
        <w:t xml:space="preserve">lithium-ion </w:t>
      </w:r>
      <w:r w:rsidRPr="004563CB">
        <w:rPr>
          <w:lang w:val="en-GB"/>
        </w:rPr>
        <w:t>batter</w:t>
      </w:r>
      <w:r w:rsidR="1B0F0260">
        <w:rPr>
          <w:lang w:val="en-GB"/>
        </w:rPr>
        <w:t xml:space="preserve">ies </w:t>
      </w:r>
      <w:r w:rsidR="1023470A">
        <w:rPr>
          <w:lang w:val="en-GB"/>
        </w:rPr>
        <w:t xml:space="preserve">that are </w:t>
      </w:r>
      <w:r w:rsidR="4B75DE73">
        <w:rPr>
          <w:lang w:val="en-GB"/>
        </w:rPr>
        <w:t xml:space="preserve">considered most suitable for </w:t>
      </w:r>
      <w:r w:rsidRPr="004563CB">
        <w:rPr>
          <w:lang w:val="en-GB"/>
        </w:rPr>
        <w:t>EVs.</w:t>
      </w:r>
      <w:r w:rsidR="00140BCA">
        <w:rPr>
          <w:rStyle w:val="FootnoteReference"/>
          <w:lang w:val="en-GB"/>
        </w:rPr>
        <w:footnoteReference w:id="7"/>
      </w:r>
      <w:r w:rsidRPr="004563CB">
        <w:rPr>
          <w:lang w:val="en-GB"/>
        </w:rPr>
        <w:t xml:space="preserve"> </w:t>
      </w:r>
      <w:r w:rsidR="1D3C5E33">
        <w:rPr>
          <w:lang w:val="en-GB"/>
        </w:rPr>
        <w:t xml:space="preserve">Raw critical minerals are processed and refined to </w:t>
      </w:r>
      <w:r w:rsidR="78ECD2FD" w:rsidRPr="005057D8">
        <w:t>increase purity</w:t>
      </w:r>
      <w:r w:rsidR="5B6D6EEF">
        <w:t xml:space="preserve">, </w:t>
      </w:r>
      <w:r w:rsidR="78ECD2FD" w:rsidRPr="005057D8">
        <w:t>enhance their performance characteristics</w:t>
      </w:r>
      <w:r w:rsidR="5B6D6EEF">
        <w:t>,</w:t>
      </w:r>
      <w:r w:rsidR="1D3C5E33">
        <w:t xml:space="preserve"> </w:t>
      </w:r>
      <w:r w:rsidR="78ECD2FD" w:rsidRPr="005057D8">
        <w:t xml:space="preserve">and </w:t>
      </w:r>
      <w:r w:rsidR="1D4D7BCB">
        <w:t xml:space="preserve">increase </w:t>
      </w:r>
      <w:r w:rsidR="78ECD2FD" w:rsidRPr="005057D8">
        <w:t>suitability for specific applications</w:t>
      </w:r>
      <w:r w:rsidR="1D4D7BCB">
        <w:t xml:space="preserve">. </w:t>
      </w:r>
      <w:r w:rsidR="49DEF2C1">
        <w:t>The process</w:t>
      </w:r>
      <w:r w:rsidR="79F306E7">
        <w:t xml:space="preserve">ed and refined </w:t>
      </w:r>
      <w:r w:rsidR="49DEF2C1">
        <w:t xml:space="preserve">critical materials </w:t>
      </w:r>
      <w:r w:rsidR="18365D67">
        <w:t xml:space="preserve">enjoy significantly higher values than those </w:t>
      </w:r>
      <w:r w:rsidR="49DEF2C1">
        <w:t xml:space="preserve">in </w:t>
      </w:r>
      <w:r w:rsidR="6601BFA1">
        <w:t>their</w:t>
      </w:r>
      <w:r w:rsidR="650C5E08">
        <w:t xml:space="preserve"> </w:t>
      </w:r>
      <w:r w:rsidR="1D4D7BCB" w:rsidRPr="005057D8">
        <w:t xml:space="preserve">raw </w:t>
      </w:r>
      <w:r w:rsidR="650C5E08">
        <w:t>form</w:t>
      </w:r>
      <w:r w:rsidR="6601BFA1">
        <w:t xml:space="preserve"> and </w:t>
      </w:r>
      <w:r w:rsidR="78ECD2FD" w:rsidRPr="005057D8">
        <w:t xml:space="preserve">can stimulate the development </w:t>
      </w:r>
      <w:r w:rsidR="6B98945E">
        <w:t>of</w:t>
      </w:r>
      <w:r w:rsidR="6B98945E" w:rsidRPr="005057D8">
        <w:t xml:space="preserve"> </w:t>
      </w:r>
      <w:r w:rsidR="78ECD2FD" w:rsidRPr="005057D8">
        <w:t>related downstream industries</w:t>
      </w:r>
      <w:r w:rsidR="30328515">
        <w:t xml:space="preserve"> in the mineral-producing developing countries</w:t>
      </w:r>
      <w:r w:rsidR="3071A349">
        <w:t>.</w:t>
      </w:r>
      <w:r w:rsidR="7212F4CE">
        <w:t xml:space="preserve"> </w:t>
      </w:r>
    </w:p>
    <w:p w14:paraId="60E171D4" w14:textId="0A7BE5D5" w:rsidR="00144729" w:rsidRDefault="00144729" w:rsidP="00A11152">
      <w:r>
        <w:t xml:space="preserve">This technical note presents </w:t>
      </w:r>
      <w:r w:rsidR="00EE26A2">
        <w:t xml:space="preserve">a snapshot of </w:t>
      </w:r>
      <w:r w:rsidR="00625679">
        <w:t xml:space="preserve">the trade dynamics </w:t>
      </w:r>
      <w:r w:rsidR="001F452F">
        <w:t xml:space="preserve">of the critical minerals </w:t>
      </w:r>
      <w:r w:rsidR="00985B9E">
        <w:t xml:space="preserve">and </w:t>
      </w:r>
      <w:r w:rsidR="006855B0">
        <w:t>critical-mineral</w:t>
      </w:r>
      <w:r w:rsidR="00814F3D">
        <w:t>-</w:t>
      </w:r>
      <w:r w:rsidR="006855B0">
        <w:t xml:space="preserve">based </w:t>
      </w:r>
      <w:r w:rsidR="00985B9E">
        <w:t xml:space="preserve">products </w:t>
      </w:r>
      <w:r w:rsidR="006855B0">
        <w:t xml:space="preserve">in different processing stages </w:t>
      </w:r>
      <w:r w:rsidR="00AF55BA">
        <w:t xml:space="preserve">of </w:t>
      </w:r>
      <w:r w:rsidR="006B1305">
        <w:t>rechargeable lithium</w:t>
      </w:r>
      <w:r w:rsidR="00EA4F7D">
        <w:t>-</w:t>
      </w:r>
      <w:r w:rsidR="006B1305">
        <w:t xml:space="preserve">ion </w:t>
      </w:r>
      <w:r w:rsidR="00AF55BA">
        <w:t xml:space="preserve">batteries for </w:t>
      </w:r>
      <w:r w:rsidR="006B1305">
        <w:t>EVs.</w:t>
      </w:r>
      <w:r w:rsidR="00A11152">
        <w:t xml:space="preserve"> </w:t>
      </w:r>
      <w:r w:rsidR="00730DD3">
        <w:t xml:space="preserve">The </w:t>
      </w:r>
      <w:r w:rsidR="009010A5">
        <w:t xml:space="preserve">note </w:t>
      </w:r>
      <w:r w:rsidR="00B31F0C">
        <w:t>highlight</w:t>
      </w:r>
      <w:r w:rsidR="0080705C">
        <w:t>s</w:t>
      </w:r>
      <w:r w:rsidR="00B31F0C">
        <w:t xml:space="preserve"> </w:t>
      </w:r>
      <w:r w:rsidR="001458D0">
        <w:t>specific</w:t>
      </w:r>
      <w:r w:rsidR="00730DD3">
        <w:t xml:space="preserve"> </w:t>
      </w:r>
      <w:r w:rsidR="00B31F0C">
        <w:t xml:space="preserve">characteristics </w:t>
      </w:r>
      <w:r w:rsidR="00FE3CC5">
        <w:t xml:space="preserve">of </w:t>
      </w:r>
      <w:r w:rsidR="00B8155B">
        <w:t xml:space="preserve">critical mineral </w:t>
      </w:r>
      <w:r w:rsidR="00EF0E3D">
        <w:t>market</w:t>
      </w:r>
      <w:r w:rsidR="00523C54">
        <w:t>s</w:t>
      </w:r>
      <w:r w:rsidR="004B162A">
        <w:t>,</w:t>
      </w:r>
      <w:r w:rsidR="00390276">
        <w:t xml:space="preserve"> which </w:t>
      </w:r>
      <w:r w:rsidR="000E376D">
        <w:t xml:space="preserve">indicate </w:t>
      </w:r>
      <w:r w:rsidR="008443E7">
        <w:t xml:space="preserve">the areas </w:t>
      </w:r>
      <w:r w:rsidR="00310470">
        <w:t xml:space="preserve">for </w:t>
      </w:r>
      <w:r w:rsidR="00E750B2">
        <w:t xml:space="preserve">more </w:t>
      </w:r>
      <w:r w:rsidR="00594BFC">
        <w:t xml:space="preserve">in-depth analysis </w:t>
      </w:r>
      <w:r w:rsidR="00DE5D05">
        <w:t>to support</w:t>
      </w:r>
      <w:r w:rsidR="006A385D">
        <w:t xml:space="preserve"> </w:t>
      </w:r>
      <w:r w:rsidR="007528D7">
        <w:t>mineral-producing developing countries</w:t>
      </w:r>
      <w:r w:rsidR="009C3F90">
        <w:t xml:space="preserve"> </w:t>
      </w:r>
      <w:r w:rsidR="00B8769B">
        <w:t xml:space="preserve">in </w:t>
      </w:r>
      <w:r w:rsidR="008F4C8B">
        <w:t xml:space="preserve">increasing </w:t>
      </w:r>
      <w:r w:rsidR="00697AD6">
        <w:t xml:space="preserve">domestic value addition </w:t>
      </w:r>
      <w:r w:rsidR="00386FD3">
        <w:t xml:space="preserve">in </w:t>
      </w:r>
      <w:del w:id="18" w:author="Graham Mott" w:date="2023-11-30T11:11:00Z">
        <w:r w:rsidR="00386FD3" w:rsidDel="00C6478A">
          <w:delText xml:space="preserve">the </w:delText>
        </w:r>
      </w:del>
      <w:r w:rsidR="003C6C76">
        <w:t xml:space="preserve">rechargeable </w:t>
      </w:r>
      <w:r w:rsidR="000C5458">
        <w:t xml:space="preserve">battery value chains. </w:t>
      </w:r>
    </w:p>
    <w:p w14:paraId="2AC8FF5D" w14:textId="4C776BDE" w:rsidR="00697AD6" w:rsidRDefault="00AE7BAC" w:rsidP="00697AD6">
      <w:pPr>
        <w:pStyle w:val="Heading1"/>
        <w:numPr>
          <w:ilvl w:val="0"/>
          <w:numId w:val="24"/>
        </w:numPr>
      </w:pPr>
      <w:r>
        <w:lastRenderedPageBreak/>
        <w:t xml:space="preserve">Data and methodology </w:t>
      </w:r>
    </w:p>
    <w:p w14:paraId="5E78E452" w14:textId="7556DB20" w:rsidR="00463CB2" w:rsidRDefault="00AE7BAC" w:rsidP="00D16032">
      <w:r>
        <w:t xml:space="preserve">The </w:t>
      </w:r>
      <w:r w:rsidR="00681EAD">
        <w:t xml:space="preserve">assessment </w:t>
      </w:r>
      <w:r>
        <w:t xml:space="preserve">in this </w:t>
      </w:r>
      <w:r w:rsidR="0052264D">
        <w:t xml:space="preserve">technical note uses </w:t>
      </w:r>
      <w:r w:rsidR="003D4957">
        <w:t xml:space="preserve">bilateral </w:t>
      </w:r>
      <w:r w:rsidR="00C510AD">
        <w:t xml:space="preserve">trade data from UN </w:t>
      </w:r>
      <w:proofErr w:type="spellStart"/>
      <w:r w:rsidR="00C510AD">
        <w:t>Comtrade</w:t>
      </w:r>
      <w:proofErr w:type="spellEnd"/>
      <w:r w:rsidR="00C510AD">
        <w:t xml:space="preserve"> </w:t>
      </w:r>
      <w:r w:rsidR="003D4957">
        <w:t xml:space="preserve">using </w:t>
      </w:r>
      <w:r w:rsidR="00A3652B">
        <w:t xml:space="preserve">the </w:t>
      </w:r>
      <w:r w:rsidR="003A7D74">
        <w:t>Harmonized System (</w:t>
      </w:r>
      <w:r w:rsidR="003D4957">
        <w:t>HS</w:t>
      </w:r>
      <w:r w:rsidR="003A7D74">
        <w:t xml:space="preserve">) </w:t>
      </w:r>
      <w:r w:rsidR="00610BC8">
        <w:t xml:space="preserve">product classification at the </w:t>
      </w:r>
      <w:r w:rsidR="003D4957">
        <w:t xml:space="preserve">6-digit level. </w:t>
      </w:r>
      <w:r w:rsidR="00812CB0">
        <w:t xml:space="preserve">It uses </w:t>
      </w:r>
      <w:del w:id="19" w:author="Graham Mott" w:date="2023-11-30T11:14:00Z">
        <w:r w:rsidR="00D259D2" w:rsidDel="00DA4206">
          <w:delText xml:space="preserve">a </w:delText>
        </w:r>
        <w:r w:rsidR="00D259D2" w:rsidDel="008E5A0A">
          <w:delText>flow diagram</w:delText>
        </w:r>
        <w:r w:rsidR="0053072C" w:rsidDel="008E5A0A">
          <w:delText>,</w:delText>
        </w:r>
        <w:r w:rsidR="00D259D2" w:rsidDel="008E5A0A">
          <w:delText xml:space="preserve"> called </w:delText>
        </w:r>
      </w:del>
      <w:r w:rsidR="00D259D2">
        <w:t xml:space="preserve">Sankey </w:t>
      </w:r>
      <w:ins w:id="20" w:author="Graham Mott" w:date="2023-11-30T11:14:00Z">
        <w:r w:rsidR="008E5A0A">
          <w:t xml:space="preserve">flow </w:t>
        </w:r>
      </w:ins>
      <w:r w:rsidR="00D259D2">
        <w:t>diagrams</w:t>
      </w:r>
      <w:del w:id="21" w:author="Graham Mott" w:date="2023-11-30T11:15:00Z">
        <w:r w:rsidR="0053072C" w:rsidDel="008E5A0A">
          <w:delText>,</w:delText>
        </w:r>
      </w:del>
      <w:r w:rsidR="00D259D2">
        <w:t xml:space="preserve"> to visualize the </w:t>
      </w:r>
      <w:r w:rsidR="00CA6F56">
        <w:t xml:space="preserve">bilateral </w:t>
      </w:r>
      <w:r w:rsidR="00A16110">
        <w:t xml:space="preserve">(i.e., country-to-country) </w:t>
      </w:r>
      <w:r w:rsidR="002B6878">
        <w:t xml:space="preserve">trade </w:t>
      </w:r>
      <w:r w:rsidR="00D259D2">
        <w:t>flow</w:t>
      </w:r>
      <w:r w:rsidR="00463CB2">
        <w:t>s</w:t>
      </w:r>
      <w:r w:rsidR="00D259D2">
        <w:t xml:space="preserve"> of </w:t>
      </w:r>
      <w:r w:rsidR="007A09DA">
        <w:t xml:space="preserve">the selected </w:t>
      </w:r>
      <w:r w:rsidR="002B6878">
        <w:t xml:space="preserve">critical minerals </w:t>
      </w:r>
      <w:r w:rsidR="007A09DA">
        <w:t>and minerals</w:t>
      </w:r>
      <w:r w:rsidR="001C01A7">
        <w:t>-</w:t>
      </w:r>
      <w:r w:rsidR="007A09DA">
        <w:t xml:space="preserve">based products at different processing stages. </w:t>
      </w:r>
    </w:p>
    <w:p w14:paraId="4561F378" w14:textId="144D6173" w:rsidR="002D7B3B" w:rsidRDefault="0035604D" w:rsidP="00D16032">
      <w:r>
        <w:t xml:space="preserve">The </w:t>
      </w:r>
      <w:r w:rsidR="002D7B3B">
        <w:t xml:space="preserve">processing stages </w:t>
      </w:r>
      <w:r w:rsidR="00A16110">
        <w:t xml:space="preserve">in this analysis </w:t>
      </w:r>
      <w:r w:rsidR="002D7B3B">
        <w:t xml:space="preserve">are </w:t>
      </w:r>
      <w:r>
        <w:t xml:space="preserve">defined </w:t>
      </w:r>
      <w:r w:rsidR="00A16110">
        <w:t xml:space="preserve">as </w:t>
      </w:r>
      <w:r w:rsidR="009B679D">
        <w:t>follows</w:t>
      </w:r>
      <w:r w:rsidR="002D7B3B">
        <w:t xml:space="preserve">: </w:t>
      </w:r>
      <w:r w:rsidR="002C3AC0">
        <w:t>(</w:t>
      </w:r>
      <w:proofErr w:type="spellStart"/>
      <w:r w:rsidR="002C3AC0">
        <w:t>i</w:t>
      </w:r>
      <w:proofErr w:type="spellEnd"/>
      <w:r w:rsidR="002C3AC0">
        <w:t xml:space="preserve">) </w:t>
      </w:r>
      <w:r w:rsidR="008E2666">
        <w:t xml:space="preserve">the </w:t>
      </w:r>
      <w:r w:rsidR="008E2666">
        <w:rPr>
          <w:b/>
          <w:bCs/>
        </w:rPr>
        <w:t>e</w:t>
      </w:r>
      <w:r w:rsidR="00A1272E" w:rsidRPr="00334E4D">
        <w:rPr>
          <w:b/>
          <w:bCs/>
        </w:rPr>
        <w:t>xtraction</w:t>
      </w:r>
      <w:r w:rsidR="00334E4D">
        <w:t xml:space="preserve"> stage </w:t>
      </w:r>
      <w:r w:rsidR="005D4E5A">
        <w:t xml:space="preserve">where </w:t>
      </w:r>
      <w:r w:rsidR="002D7B3B">
        <w:t>minerals underwent only initial beneficiation</w:t>
      </w:r>
      <w:r w:rsidR="002C3AC0">
        <w:t xml:space="preserve">; (ii) </w:t>
      </w:r>
      <w:r w:rsidR="008E2666">
        <w:t xml:space="preserve">the </w:t>
      </w:r>
      <w:r w:rsidR="00334E4D" w:rsidRPr="008E2666">
        <w:rPr>
          <w:b/>
          <w:bCs/>
        </w:rPr>
        <w:t>processing</w:t>
      </w:r>
      <w:r w:rsidR="00334E4D">
        <w:t xml:space="preserve"> </w:t>
      </w:r>
      <w:r w:rsidR="00D17BC3">
        <w:t xml:space="preserve">or refining </w:t>
      </w:r>
      <w:r w:rsidR="008E2666">
        <w:t xml:space="preserve">stage </w:t>
      </w:r>
      <w:r w:rsidR="00E9552D">
        <w:t xml:space="preserve">where </w:t>
      </w:r>
      <w:r w:rsidR="002D7B3B">
        <w:t>mineral</w:t>
      </w:r>
      <w:r w:rsidR="00E9552D">
        <w:t>s</w:t>
      </w:r>
      <w:r w:rsidR="002D7B3B">
        <w:t xml:space="preserve"> underwent a chemical or metallurgical process to become refined</w:t>
      </w:r>
      <w:ins w:id="22" w:author="Graham Mott" w:date="2023-11-30T11:15:00Z">
        <w:r w:rsidR="00CD7058" w:rsidRPr="00CD7058">
          <w:t xml:space="preserve"> minerals</w:t>
        </w:r>
      </w:ins>
      <w:r w:rsidR="00D17BC3">
        <w:t>; (iii</w:t>
      </w:r>
      <w:r w:rsidR="002D7B3B">
        <w:t xml:space="preserve">) </w:t>
      </w:r>
      <w:r w:rsidR="00131B38">
        <w:t xml:space="preserve">the </w:t>
      </w:r>
      <w:r w:rsidR="00131B38" w:rsidRPr="00131B38">
        <w:rPr>
          <w:b/>
          <w:bCs/>
        </w:rPr>
        <w:t>manufacturing</w:t>
      </w:r>
      <w:r w:rsidR="00131B38">
        <w:t xml:space="preserve"> stage </w:t>
      </w:r>
      <w:r w:rsidR="00EF3677">
        <w:t xml:space="preserve">where the refined minerals are processed to </w:t>
      </w:r>
      <w:r w:rsidR="00001EA5">
        <w:t xml:space="preserve">form </w:t>
      </w:r>
      <w:r w:rsidR="002D7B3B">
        <w:t>battery materials based on those minerals (e.g., cathodes, anodes)</w:t>
      </w:r>
      <w:r w:rsidR="0053341D">
        <w:t xml:space="preserve"> and </w:t>
      </w:r>
      <w:r w:rsidR="00A71F47">
        <w:t xml:space="preserve">incorporated to produce </w:t>
      </w:r>
      <w:r w:rsidR="002D7B3B">
        <w:t>battery cells and battery packs</w:t>
      </w:r>
      <w:r w:rsidR="001D16F5">
        <w:t xml:space="preserve">, many of which are for </w:t>
      </w:r>
      <w:r w:rsidR="002D7B3B">
        <w:t>electric vehicles.</w:t>
      </w:r>
    </w:p>
    <w:p w14:paraId="6B061D8A" w14:textId="7B124D16" w:rsidR="002C5F16" w:rsidRDefault="007D1939" w:rsidP="00162075">
      <w:r>
        <w:t>The</w:t>
      </w:r>
      <w:r w:rsidR="00C40791">
        <w:t xml:space="preserve"> diagrams </w:t>
      </w:r>
      <w:r w:rsidR="00D86B1D">
        <w:t xml:space="preserve">presented </w:t>
      </w:r>
      <w:r w:rsidR="00C40791">
        <w:t xml:space="preserve">in this note </w:t>
      </w:r>
      <w:r w:rsidR="00AB36D2">
        <w:t>have the following characteristics:</w:t>
      </w:r>
      <w:r w:rsidR="00E57831">
        <w:t xml:space="preserve"> </w:t>
      </w:r>
    </w:p>
    <w:p w14:paraId="4222BF3B" w14:textId="082448CB" w:rsidR="002C5F16" w:rsidRDefault="00326D54" w:rsidP="00455C06">
      <w:pPr>
        <w:pStyle w:val="ListParagraph"/>
        <w:numPr>
          <w:ilvl w:val="0"/>
          <w:numId w:val="26"/>
        </w:numPr>
        <w:adjustRightInd w:val="0"/>
        <w:snapToGrid w:val="0"/>
        <w:spacing w:after="120"/>
        <w:ind w:left="714" w:hanging="357"/>
        <w:contextualSpacing w:val="0"/>
      </w:pPr>
      <w:r>
        <w:t>E</w:t>
      </w:r>
      <w:r w:rsidR="00736D51">
        <w:t>ach line connects the exporting country on the left and the importing country on the right</w:t>
      </w:r>
      <w:r w:rsidR="002C5F16">
        <w:t xml:space="preserve"> </w:t>
      </w:r>
      <w:r w:rsidR="00736D51">
        <w:t xml:space="preserve">of the product concerned at each processing stage; </w:t>
      </w:r>
    </w:p>
    <w:p w14:paraId="53E907B2" w14:textId="3E181557" w:rsidR="00326D54" w:rsidRDefault="002624C0" w:rsidP="00455C06">
      <w:pPr>
        <w:pStyle w:val="ListParagraph"/>
        <w:numPr>
          <w:ilvl w:val="0"/>
          <w:numId w:val="26"/>
        </w:numPr>
        <w:adjustRightInd w:val="0"/>
        <w:snapToGrid w:val="0"/>
        <w:spacing w:after="120"/>
        <w:ind w:left="714" w:hanging="357"/>
        <w:contextualSpacing w:val="0"/>
      </w:pPr>
      <w:r>
        <w:t xml:space="preserve">In </w:t>
      </w:r>
      <w:r w:rsidR="00CE44B5">
        <w:t>the</w:t>
      </w:r>
      <w:r>
        <w:t xml:space="preserve"> </w:t>
      </w:r>
      <w:r w:rsidR="003F0EC0">
        <w:t xml:space="preserve">diagrams focusing on the </w:t>
      </w:r>
      <w:r w:rsidR="00D37343">
        <w:t>amount traded, t</w:t>
      </w:r>
      <w:r w:rsidR="007417C2">
        <w:t xml:space="preserve">he width of the lines is proportional to the </w:t>
      </w:r>
      <w:r w:rsidR="00117668">
        <w:t xml:space="preserve">value of each bilateral </w:t>
      </w:r>
      <w:r w:rsidR="009A2E1C">
        <w:t xml:space="preserve">flow in </w:t>
      </w:r>
      <w:ins w:id="23" w:author="Graham Mott" w:date="2023-11-30T11:16:00Z">
        <w:r w:rsidR="00F21CF9" w:rsidRPr="00F21CF9">
          <w:t>United States dollars</w:t>
        </w:r>
      </w:ins>
      <w:del w:id="24" w:author="Graham Mott" w:date="2023-11-30T11:16:00Z">
        <w:r w:rsidR="009A2E1C" w:rsidDel="00F21CF9">
          <w:delText>US$</w:delText>
        </w:r>
      </w:del>
      <w:r w:rsidR="009423EB">
        <w:t xml:space="preserve">. </w:t>
      </w:r>
      <w:r w:rsidR="00EF147D">
        <w:t>O</w:t>
      </w:r>
      <w:r w:rsidR="009423EB">
        <w:t xml:space="preserve">n </w:t>
      </w:r>
      <w:r w:rsidR="00EF147D">
        <w:t>the other</w:t>
      </w:r>
      <w:r w:rsidR="009423EB">
        <w:t xml:space="preserve"> diagrams </w:t>
      </w:r>
      <w:r w:rsidR="00255312">
        <w:t xml:space="preserve">highlighting </w:t>
      </w:r>
      <w:r w:rsidR="000C3144">
        <w:t xml:space="preserve">concentration of exports, </w:t>
      </w:r>
      <w:r w:rsidR="009624B1">
        <w:t xml:space="preserve">the width of the lines is proportional of the share of </w:t>
      </w:r>
      <w:r w:rsidR="001E5CAD">
        <w:t xml:space="preserve">the </w:t>
      </w:r>
      <w:r w:rsidR="008E51AE">
        <w:t>bilateral trade in total exports</w:t>
      </w:r>
      <w:r w:rsidR="00574425">
        <w:t>;</w:t>
      </w:r>
    </w:p>
    <w:p w14:paraId="094DBADF" w14:textId="3B42BB80" w:rsidR="00CD329C" w:rsidRDefault="00CD329C" w:rsidP="00455C06">
      <w:pPr>
        <w:pStyle w:val="ListParagraph"/>
        <w:numPr>
          <w:ilvl w:val="0"/>
          <w:numId w:val="26"/>
        </w:numPr>
        <w:adjustRightInd w:val="0"/>
        <w:snapToGrid w:val="0"/>
        <w:spacing w:after="120"/>
        <w:ind w:left="714" w:hanging="357"/>
        <w:contextualSpacing w:val="0"/>
      </w:pPr>
      <w:r>
        <w:t xml:space="preserve">The top </w:t>
      </w:r>
      <w:r w:rsidR="00A52B00">
        <w:t xml:space="preserve">three </w:t>
      </w:r>
      <w:r>
        <w:t xml:space="preserve">exporting countries </w:t>
      </w:r>
      <w:r w:rsidR="00F02636">
        <w:t xml:space="preserve">and the top three destinations of their exports </w:t>
      </w:r>
      <w:r>
        <w:t xml:space="preserve">are presented in the diagrams; and </w:t>
      </w:r>
    </w:p>
    <w:p w14:paraId="3BEA0995" w14:textId="7CF79037" w:rsidR="00860F10" w:rsidRDefault="516B8A62" w:rsidP="42BF2A6B">
      <w:pPr>
        <w:pStyle w:val="ListParagraph"/>
        <w:numPr>
          <w:ilvl w:val="0"/>
          <w:numId w:val="26"/>
        </w:numPr>
        <w:adjustRightInd w:val="0"/>
        <w:snapToGrid w:val="0"/>
        <w:spacing w:after="120"/>
        <w:ind w:left="714" w:hanging="357"/>
      </w:pPr>
      <w:r>
        <w:t>U</w:t>
      </w:r>
      <w:r w:rsidR="24524C06">
        <w:t xml:space="preserve">sing </w:t>
      </w:r>
      <w:r w:rsidR="058E0BC2">
        <w:t xml:space="preserve">countries </w:t>
      </w:r>
      <w:r w:rsidR="24524C06">
        <w:t>as “node</w:t>
      </w:r>
      <w:r w:rsidR="058E0BC2">
        <w:t>s</w:t>
      </w:r>
      <w:bookmarkStart w:id="25" w:name="_Int_C8I903Gs"/>
      <w:r w:rsidR="24524C06">
        <w:t>”,</w:t>
      </w:r>
      <w:bookmarkEnd w:id="25"/>
      <w:r w:rsidR="24524C06">
        <w:t xml:space="preserve"> </w:t>
      </w:r>
      <w:r w:rsidR="2D30B670">
        <w:t xml:space="preserve">a </w:t>
      </w:r>
      <w:r w:rsidR="1EE2C8DA">
        <w:t xml:space="preserve">Sankey diagram at </w:t>
      </w:r>
      <w:r w:rsidR="233E3D3F">
        <w:t xml:space="preserve">one </w:t>
      </w:r>
      <w:r w:rsidR="1F44C75E">
        <w:t>processing stage</w:t>
      </w:r>
      <w:r w:rsidR="2012C482">
        <w:t xml:space="preserve"> (e.g., the extraction stage) </w:t>
      </w:r>
      <w:r w:rsidR="1B02A189">
        <w:t>i</w:t>
      </w:r>
      <w:r w:rsidR="1F44C75E">
        <w:t xml:space="preserve">s connected </w:t>
      </w:r>
      <w:r w:rsidR="1EE2C8DA">
        <w:t xml:space="preserve">to </w:t>
      </w:r>
      <w:r w:rsidR="1F44C75E">
        <w:t xml:space="preserve">the </w:t>
      </w:r>
      <w:r w:rsidR="1B02A189">
        <w:t xml:space="preserve">trade </w:t>
      </w:r>
      <w:r w:rsidR="1F44C75E">
        <w:t xml:space="preserve">flows </w:t>
      </w:r>
      <w:r w:rsidR="1EE2C8DA">
        <w:t xml:space="preserve">at the </w:t>
      </w:r>
      <w:r w:rsidR="001F76CD">
        <w:t>next processing stage</w:t>
      </w:r>
      <w:r w:rsidR="1B02A189">
        <w:t xml:space="preserve"> (e.g., the processing stage)</w:t>
      </w:r>
      <w:r>
        <w:t xml:space="preserve">. </w:t>
      </w:r>
    </w:p>
    <w:p w14:paraId="5C58324D" w14:textId="78444EA6" w:rsidR="00A976D4" w:rsidRDefault="00BE3B6F" w:rsidP="00A976D4">
      <w:r>
        <w:t xml:space="preserve">Based on a </w:t>
      </w:r>
      <w:r w:rsidR="00D236F5">
        <w:t xml:space="preserve">literature </w:t>
      </w:r>
      <w:r>
        <w:t>review</w:t>
      </w:r>
      <w:r w:rsidR="007C6491">
        <w:t>, t</w:t>
      </w:r>
      <w:r w:rsidR="005B10BF">
        <w:t xml:space="preserve">he </w:t>
      </w:r>
      <w:r w:rsidR="004B2D57">
        <w:t xml:space="preserve">analysis </w:t>
      </w:r>
      <w:r w:rsidR="00331D91">
        <w:t xml:space="preserve">identifies </w:t>
      </w:r>
      <w:r w:rsidR="004B2D57">
        <w:t xml:space="preserve">the </w:t>
      </w:r>
      <w:r w:rsidR="005B10BF">
        <w:t xml:space="preserve">HS codes </w:t>
      </w:r>
      <w:r w:rsidR="00E22CE6">
        <w:t xml:space="preserve">for </w:t>
      </w:r>
      <w:r w:rsidR="00331D91">
        <w:t xml:space="preserve">the </w:t>
      </w:r>
      <w:r w:rsidR="00BF35D4">
        <w:t xml:space="preserve">products </w:t>
      </w:r>
      <w:r w:rsidR="007C6491">
        <w:t xml:space="preserve">associated </w:t>
      </w:r>
      <w:r w:rsidR="0064531A">
        <w:t>with</w:t>
      </w:r>
      <w:r w:rsidR="007C6491">
        <w:t xml:space="preserve"> </w:t>
      </w:r>
      <w:r w:rsidR="00D8467F">
        <w:t xml:space="preserve">each processing stage of </w:t>
      </w:r>
      <w:r w:rsidR="007C6491">
        <w:t xml:space="preserve">the </w:t>
      </w:r>
      <w:r w:rsidR="00D8467F">
        <w:t xml:space="preserve">selected critical </w:t>
      </w:r>
      <w:r w:rsidR="007C6491">
        <w:t>minerals</w:t>
      </w:r>
      <w:r w:rsidR="00A976D4">
        <w:t xml:space="preserve"> (Table 1). Using the HS Codes, the analysis provides the world trade values of products at each processing stage and the </w:t>
      </w:r>
      <w:r w:rsidR="00A976D4" w:rsidRPr="00825A51">
        <w:t xml:space="preserve">unit value </w:t>
      </w:r>
      <w:r w:rsidR="00A976D4">
        <w:t xml:space="preserve">estimated </w:t>
      </w:r>
      <w:r w:rsidR="00A976D4" w:rsidRPr="005B10BF">
        <w:t>from the reported trade value and quantity</w:t>
      </w:r>
      <w:r w:rsidR="00A976D4">
        <w:t>.</w:t>
      </w:r>
      <w:r w:rsidRPr="4A39178D">
        <w:rPr>
          <w:rStyle w:val="FootnoteReference"/>
        </w:rPr>
        <w:footnoteReference w:id="8"/>
      </w:r>
    </w:p>
    <w:p w14:paraId="458C6BE7" w14:textId="77777777" w:rsidR="00255C94" w:rsidRDefault="00255C94" w:rsidP="00255C94">
      <w:pPr>
        <w:rPr>
          <w:b/>
          <w:bCs/>
          <w:sz w:val="18"/>
          <w:szCs w:val="18"/>
        </w:rPr>
      </w:pPr>
    </w:p>
    <w:p w14:paraId="338FA141" w14:textId="123ED40B" w:rsidR="00DE335A" w:rsidRPr="00255C94" w:rsidRDefault="00255C94" w:rsidP="00A60607">
      <w:pPr>
        <w:rPr>
          <w:b/>
          <w:bCs/>
          <w:sz w:val="18"/>
          <w:szCs w:val="18"/>
        </w:rPr>
      </w:pPr>
      <w:r>
        <w:rPr>
          <w:b/>
          <w:bCs/>
          <w:sz w:val="18"/>
          <w:szCs w:val="18"/>
        </w:rPr>
        <w:t>Table 1. The product classification of selected critical mineral products at different processing stages</w:t>
      </w:r>
    </w:p>
    <w:tbl>
      <w:tblPr>
        <w:tblW w:w="9067" w:type="dxa"/>
        <w:tblBorders>
          <w:top w:val="single" w:sz="4" w:space="0" w:color="auto"/>
          <w:bottom w:val="single" w:sz="4" w:space="0" w:color="auto"/>
        </w:tblBorders>
        <w:tblLook w:val="04A0" w:firstRow="1" w:lastRow="0" w:firstColumn="1" w:lastColumn="0" w:noHBand="0" w:noVBand="1"/>
      </w:tblPr>
      <w:tblGrid>
        <w:gridCol w:w="1701"/>
        <w:gridCol w:w="2268"/>
        <w:gridCol w:w="2405"/>
        <w:gridCol w:w="2693"/>
      </w:tblGrid>
      <w:tr w:rsidR="008B26D9" w:rsidRPr="00DE335A" w14:paraId="31A579AC" w14:textId="77777777" w:rsidTr="42BF2A6B">
        <w:trPr>
          <w:trHeight w:val="323"/>
        </w:trPr>
        <w:tc>
          <w:tcPr>
            <w:tcW w:w="1701" w:type="dxa"/>
            <w:tcBorders>
              <w:top w:val="single" w:sz="4" w:space="0" w:color="auto"/>
              <w:bottom w:val="single" w:sz="4" w:space="0" w:color="auto"/>
            </w:tcBorders>
            <w:shd w:val="clear" w:color="auto" w:fill="auto"/>
            <w:hideMark/>
          </w:tcPr>
          <w:p w14:paraId="38803035" w14:textId="77777777" w:rsidR="00DE335A" w:rsidRPr="00DE335A" w:rsidRDefault="00DE335A" w:rsidP="00DE335A">
            <w:pPr>
              <w:spacing w:after="0" w:line="240" w:lineRule="auto"/>
              <w:jc w:val="left"/>
              <w:rPr>
                <w:rFonts w:ascii="Times New Roman" w:eastAsia="Times New Roman" w:hAnsi="Times New Roman" w:cs="Times New Roman"/>
                <w:kern w:val="0"/>
                <w:sz w:val="18"/>
                <w:szCs w:val="18"/>
                <w:lang w:eastAsia="ja-JP"/>
                <w14:ligatures w14:val="none"/>
              </w:rPr>
            </w:pPr>
          </w:p>
        </w:tc>
        <w:tc>
          <w:tcPr>
            <w:tcW w:w="2268" w:type="dxa"/>
            <w:tcBorders>
              <w:top w:val="single" w:sz="4" w:space="0" w:color="auto"/>
              <w:bottom w:val="single" w:sz="4" w:space="0" w:color="auto"/>
            </w:tcBorders>
            <w:shd w:val="clear" w:color="auto" w:fill="auto"/>
            <w:noWrap/>
            <w:hideMark/>
          </w:tcPr>
          <w:p w14:paraId="28C6266A" w14:textId="77777777" w:rsidR="00DE335A" w:rsidRPr="008A5EF3" w:rsidRDefault="00DE335A" w:rsidP="00DE335A">
            <w:pPr>
              <w:spacing w:after="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Lithium</w:t>
            </w:r>
          </w:p>
        </w:tc>
        <w:tc>
          <w:tcPr>
            <w:tcW w:w="2405" w:type="dxa"/>
            <w:tcBorders>
              <w:top w:val="single" w:sz="4" w:space="0" w:color="auto"/>
              <w:bottom w:val="single" w:sz="4" w:space="0" w:color="auto"/>
            </w:tcBorders>
            <w:shd w:val="clear" w:color="auto" w:fill="auto"/>
            <w:noWrap/>
            <w:hideMark/>
          </w:tcPr>
          <w:p w14:paraId="54BC7D15" w14:textId="77777777" w:rsidR="00DE335A" w:rsidRPr="008A5EF3" w:rsidRDefault="00DE335A" w:rsidP="00DE335A">
            <w:pPr>
              <w:spacing w:after="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Cobalt</w:t>
            </w:r>
          </w:p>
        </w:tc>
        <w:tc>
          <w:tcPr>
            <w:tcW w:w="2693" w:type="dxa"/>
            <w:tcBorders>
              <w:top w:val="single" w:sz="4" w:space="0" w:color="auto"/>
              <w:bottom w:val="single" w:sz="4" w:space="0" w:color="auto"/>
            </w:tcBorders>
            <w:shd w:val="clear" w:color="auto" w:fill="auto"/>
            <w:hideMark/>
          </w:tcPr>
          <w:p w14:paraId="5E1780E5" w14:textId="77777777" w:rsidR="00DE335A" w:rsidRPr="008A5EF3" w:rsidRDefault="00DE335A" w:rsidP="00DE335A">
            <w:pPr>
              <w:spacing w:after="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Graphite</w:t>
            </w:r>
          </w:p>
        </w:tc>
      </w:tr>
      <w:tr w:rsidR="008B26D9" w:rsidRPr="00DE335A" w14:paraId="1B03E32F" w14:textId="77777777" w:rsidTr="42BF2A6B">
        <w:trPr>
          <w:trHeight w:val="2540"/>
        </w:trPr>
        <w:tc>
          <w:tcPr>
            <w:tcW w:w="1701" w:type="dxa"/>
            <w:tcBorders>
              <w:top w:val="single" w:sz="4" w:space="0" w:color="auto"/>
              <w:bottom w:val="single" w:sz="4" w:space="0" w:color="auto"/>
              <w:right w:val="single" w:sz="4" w:space="0" w:color="auto"/>
            </w:tcBorders>
            <w:shd w:val="clear" w:color="auto" w:fill="auto"/>
            <w:hideMark/>
          </w:tcPr>
          <w:p w14:paraId="35890373" w14:textId="77777777" w:rsidR="00DE335A" w:rsidRPr="008A5EF3" w:rsidRDefault="00DE335A" w:rsidP="00DE335A">
            <w:pPr>
              <w:spacing w:after="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Raw minerals or minerals that underwent only initial beneficiation</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1E6912B7" w14:textId="77777777" w:rsidR="008B26D9" w:rsidRDefault="00DE335A" w:rsidP="00DE335A">
            <w:pPr>
              <w:spacing w:after="0" w:line="240" w:lineRule="auto"/>
              <w:jc w:val="left"/>
              <w:rPr>
                <w:rFonts w:ascii="Calibri" w:eastAsia="Times New Roman" w:hAnsi="Calibri" w:cs="Calibri"/>
                <w:color w:val="000000"/>
                <w:kern w:val="0"/>
                <w:sz w:val="18"/>
                <w:szCs w:val="18"/>
                <w:lang w:val="en-GB" w:eastAsia="ja-JP"/>
                <w14:ligatures w14:val="none"/>
              </w:rPr>
            </w:pPr>
            <w:r w:rsidRPr="00DE335A">
              <w:rPr>
                <w:rFonts w:ascii="Calibri" w:eastAsia="Times New Roman" w:hAnsi="Calibri" w:cs="Calibri"/>
                <w:color w:val="000000"/>
                <w:kern w:val="0"/>
                <w:sz w:val="18"/>
                <w:szCs w:val="18"/>
                <w:lang w:eastAsia="ja-JP"/>
                <w14:ligatures w14:val="none"/>
              </w:rPr>
              <w:t>Lithium ores and concentrates, and lithium carbonate</w:t>
            </w:r>
            <w:r w:rsidRPr="00DE335A">
              <w:rPr>
                <w:rFonts w:ascii="Calibri" w:eastAsia="Times New Roman" w:hAnsi="Calibri" w:cs="Calibri"/>
                <w:color w:val="000000"/>
                <w:kern w:val="0"/>
                <w:sz w:val="18"/>
                <w:szCs w:val="18"/>
                <w:lang w:eastAsia="ja-JP"/>
                <w14:ligatures w14:val="none"/>
              </w:rPr>
              <w:br/>
            </w:r>
            <w:r w:rsidRPr="00DE335A">
              <w:rPr>
                <w:rFonts w:ascii="Calibri" w:eastAsia="Times New Roman" w:hAnsi="Calibri" w:cs="Calibri"/>
                <w:color w:val="000000"/>
                <w:kern w:val="0"/>
                <w:sz w:val="18"/>
                <w:szCs w:val="18"/>
                <w:lang w:eastAsia="ja-JP"/>
                <w14:ligatures w14:val="none"/>
              </w:rPr>
              <w:br/>
            </w:r>
            <w:r w:rsidR="008B26D9" w:rsidRPr="008B26D9">
              <w:rPr>
                <w:rFonts w:ascii="Calibri" w:eastAsia="Times New Roman" w:hAnsi="Calibri" w:cs="Calibri"/>
                <w:color w:val="000000"/>
                <w:kern w:val="0"/>
                <w:sz w:val="18"/>
                <w:szCs w:val="18"/>
                <w:u w:val="single"/>
                <w:lang w:val="en-GB" w:eastAsia="ja-JP"/>
                <w14:ligatures w14:val="none"/>
              </w:rPr>
              <w:t>HS Codes</w:t>
            </w:r>
            <w:r w:rsidR="008B26D9">
              <w:rPr>
                <w:rFonts w:ascii="Calibri" w:eastAsia="Times New Roman" w:hAnsi="Calibri" w:cs="Calibri"/>
                <w:color w:val="000000"/>
                <w:kern w:val="0"/>
                <w:sz w:val="18"/>
                <w:szCs w:val="18"/>
                <w:lang w:val="en-GB" w:eastAsia="ja-JP"/>
                <w14:ligatures w14:val="none"/>
              </w:rPr>
              <w:t xml:space="preserve">: </w:t>
            </w:r>
          </w:p>
          <w:p w14:paraId="68200727" w14:textId="77777777" w:rsidR="008B26D9"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 xml:space="preserve">253090 - Arsenic sulfides, alunite, </w:t>
            </w:r>
            <w:proofErr w:type="spellStart"/>
            <w:r w:rsidRPr="00DE335A">
              <w:rPr>
                <w:rFonts w:ascii="Calibri" w:eastAsia="Times New Roman" w:hAnsi="Calibri" w:cs="Calibri"/>
                <w:color w:val="000000"/>
                <w:kern w:val="0"/>
                <w:sz w:val="18"/>
                <w:szCs w:val="18"/>
                <w:lang w:eastAsia="ja-JP"/>
                <w14:ligatures w14:val="none"/>
              </w:rPr>
              <w:t>pozzuolana</w:t>
            </w:r>
            <w:proofErr w:type="spellEnd"/>
            <w:r w:rsidRPr="00DE335A">
              <w:rPr>
                <w:rFonts w:ascii="Calibri" w:eastAsia="Times New Roman" w:hAnsi="Calibri" w:cs="Calibri"/>
                <w:color w:val="000000"/>
                <w:kern w:val="0"/>
                <w:sz w:val="18"/>
                <w:szCs w:val="18"/>
                <w:lang w:eastAsia="ja-JP"/>
                <w14:ligatures w14:val="none"/>
              </w:rPr>
              <w:t xml:space="preserve">, earth </w:t>
            </w:r>
            <w:proofErr w:type="spellStart"/>
            <w:r w:rsidRPr="00DE335A">
              <w:rPr>
                <w:rFonts w:ascii="Calibri" w:eastAsia="Times New Roman" w:hAnsi="Calibri" w:cs="Calibri"/>
                <w:color w:val="000000"/>
                <w:kern w:val="0"/>
                <w:sz w:val="18"/>
                <w:szCs w:val="18"/>
                <w:lang w:eastAsia="ja-JP"/>
                <w14:ligatures w14:val="none"/>
              </w:rPr>
              <w:t>colours</w:t>
            </w:r>
            <w:proofErr w:type="spellEnd"/>
            <w:r w:rsidRPr="00DE335A">
              <w:rPr>
                <w:rFonts w:ascii="Calibri" w:eastAsia="Times New Roman" w:hAnsi="Calibri" w:cs="Calibri"/>
                <w:color w:val="000000"/>
                <w:kern w:val="0"/>
                <w:sz w:val="18"/>
                <w:szCs w:val="18"/>
                <w:lang w:eastAsia="ja-JP"/>
                <w14:ligatures w14:val="none"/>
              </w:rPr>
              <w:t xml:space="preserve"> and other mineral substances, </w:t>
            </w:r>
            <w:proofErr w:type="spellStart"/>
            <w:r w:rsidRPr="00DE335A">
              <w:rPr>
                <w:rFonts w:ascii="Calibri" w:eastAsia="Times New Roman" w:hAnsi="Calibri" w:cs="Calibri"/>
                <w:color w:val="000000"/>
                <w:kern w:val="0"/>
                <w:sz w:val="18"/>
                <w:szCs w:val="18"/>
                <w:lang w:eastAsia="ja-JP"/>
                <w14:ligatures w14:val="none"/>
              </w:rPr>
              <w:t>n.e.s.</w:t>
            </w:r>
            <w:proofErr w:type="spellEnd"/>
            <w:r w:rsidRPr="00DE335A">
              <w:rPr>
                <w:rFonts w:ascii="Calibri" w:eastAsia="Times New Roman" w:hAnsi="Calibri" w:cs="Calibri"/>
                <w:color w:val="000000"/>
                <w:kern w:val="0"/>
                <w:sz w:val="18"/>
                <w:szCs w:val="18"/>
                <w:lang w:eastAsia="ja-JP"/>
                <w14:ligatures w14:val="none"/>
              </w:rPr>
              <w:br/>
            </w:r>
          </w:p>
          <w:p w14:paraId="6456280B" w14:textId="6070F2D0" w:rsidR="00DE335A" w:rsidRPr="00DE335A"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283691 - Lithium carbonates</w:t>
            </w:r>
          </w:p>
        </w:tc>
        <w:tc>
          <w:tcPr>
            <w:tcW w:w="2405" w:type="dxa"/>
            <w:tcBorders>
              <w:top w:val="single" w:sz="4" w:space="0" w:color="auto"/>
              <w:left w:val="single" w:sz="4" w:space="0" w:color="auto"/>
              <w:bottom w:val="single" w:sz="4" w:space="0" w:color="auto"/>
              <w:right w:val="single" w:sz="4" w:space="0" w:color="auto"/>
            </w:tcBorders>
            <w:shd w:val="clear" w:color="auto" w:fill="auto"/>
            <w:hideMark/>
          </w:tcPr>
          <w:p w14:paraId="63B4E160" w14:textId="79345570" w:rsidR="008B26D9"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Cobalt ores and concentrates</w:t>
            </w:r>
            <w:r w:rsidRPr="00DE335A">
              <w:rPr>
                <w:rFonts w:ascii="Calibri" w:eastAsia="Times New Roman" w:hAnsi="Calibri" w:cs="Calibri"/>
                <w:color w:val="000000"/>
                <w:kern w:val="0"/>
                <w:sz w:val="18"/>
                <w:szCs w:val="18"/>
                <w:lang w:eastAsia="ja-JP"/>
                <w14:ligatures w14:val="none"/>
              </w:rPr>
              <w:br/>
            </w:r>
            <w:r w:rsidRPr="00DE335A">
              <w:rPr>
                <w:rFonts w:ascii="Calibri" w:eastAsia="Times New Roman" w:hAnsi="Calibri" w:cs="Calibri"/>
                <w:color w:val="000000"/>
                <w:kern w:val="0"/>
                <w:sz w:val="18"/>
                <w:szCs w:val="18"/>
                <w:lang w:eastAsia="ja-JP"/>
                <w14:ligatures w14:val="none"/>
              </w:rPr>
              <w:br/>
            </w:r>
            <w:r w:rsidR="008B26D9" w:rsidRPr="008B26D9">
              <w:rPr>
                <w:rFonts w:ascii="Calibri" w:eastAsia="Times New Roman" w:hAnsi="Calibri" w:cs="Calibri"/>
                <w:color w:val="000000"/>
                <w:kern w:val="0"/>
                <w:sz w:val="18"/>
                <w:szCs w:val="18"/>
                <w:u w:val="single"/>
                <w:lang w:val="en-GB" w:eastAsia="ja-JP"/>
                <w14:ligatures w14:val="none"/>
              </w:rPr>
              <w:t>HS Codes</w:t>
            </w:r>
            <w:r w:rsidR="004A3EAD">
              <w:rPr>
                <w:rFonts w:ascii="Calibri" w:eastAsia="Times New Roman" w:hAnsi="Calibri" w:cs="Calibri"/>
                <w:color w:val="000000"/>
                <w:kern w:val="0"/>
                <w:sz w:val="18"/>
                <w:szCs w:val="18"/>
                <w:u w:val="single"/>
                <w:lang w:val="en-GB" w:eastAsia="ja-JP"/>
                <w14:ligatures w14:val="none"/>
              </w:rPr>
              <w:t>:</w:t>
            </w:r>
            <w:r w:rsidR="008B26D9" w:rsidRPr="00DE335A">
              <w:rPr>
                <w:rFonts w:ascii="Calibri" w:eastAsia="Times New Roman" w:hAnsi="Calibri" w:cs="Calibri"/>
                <w:color w:val="000000"/>
                <w:kern w:val="0"/>
                <w:sz w:val="18"/>
                <w:szCs w:val="18"/>
                <w:lang w:eastAsia="ja-JP"/>
                <w14:ligatures w14:val="none"/>
              </w:rPr>
              <w:t xml:space="preserve"> </w:t>
            </w:r>
          </w:p>
          <w:p w14:paraId="584B22F5" w14:textId="7CD71E5D" w:rsidR="00DE335A" w:rsidRPr="00DE335A"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260500 - Cobalt ores and concentrates</w:t>
            </w:r>
          </w:p>
        </w:tc>
        <w:tc>
          <w:tcPr>
            <w:tcW w:w="2693" w:type="dxa"/>
            <w:tcBorders>
              <w:top w:val="single" w:sz="4" w:space="0" w:color="auto"/>
              <w:left w:val="single" w:sz="4" w:space="0" w:color="auto"/>
              <w:bottom w:val="single" w:sz="4" w:space="0" w:color="auto"/>
            </w:tcBorders>
            <w:shd w:val="clear" w:color="auto" w:fill="auto"/>
            <w:hideMark/>
          </w:tcPr>
          <w:p w14:paraId="65C66B63" w14:textId="05A46F79" w:rsidR="008B26D9"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Graphite flakes and raw material for manufacturing artificial graphite</w:t>
            </w:r>
            <w:r w:rsidRPr="00DE335A">
              <w:rPr>
                <w:rFonts w:ascii="Calibri" w:eastAsia="Times New Roman" w:hAnsi="Calibri" w:cs="Calibri"/>
                <w:color w:val="000000"/>
                <w:kern w:val="0"/>
                <w:sz w:val="18"/>
                <w:szCs w:val="18"/>
                <w:lang w:eastAsia="ja-JP"/>
                <w14:ligatures w14:val="none"/>
              </w:rPr>
              <w:br/>
            </w:r>
            <w:r w:rsidRPr="00DE335A">
              <w:rPr>
                <w:rFonts w:ascii="Calibri" w:eastAsia="Times New Roman" w:hAnsi="Calibri" w:cs="Calibri"/>
                <w:color w:val="000000"/>
                <w:kern w:val="0"/>
                <w:sz w:val="18"/>
                <w:szCs w:val="18"/>
                <w:lang w:eastAsia="ja-JP"/>
                <w14:ligatures w14:val="none"/>
              </w:rPr>
              <w:br/>
            </w:r>
            <w:r w:rsidR="008B26D9" w:rsidRPr="008B26D9">
              <w:rPr>
                <w:rFonts w:ascii="Calibri" w:eastAsia="Times New Roman" w:hAnsi="Calibri" w:cs="Calibri"/>
                <w:color w:val="000000"/>
                <w:kern w:val="0"/>
                <w:sz w:val="18"/>
                <w:szCs w:val="18"/>
                <w:u w:val="single"/>
                <w:lang w:val="en-GB" w:eastAsia="ja-JP"/>
                <w14:ligatures w14:val="none"/>
              </w:rPr>
              <w:t>HS Codes</w:t>
            </w:r>
            <w:r w:rsidR="004A3EAD">
              <w:rPr>
                <w:rFonts w:ascii="Calibri" w:eastAsia="Times New Roman" w:hAnsi="Calibri" w:cs="Calibri"/>
                <w:color w:val="000000"/>
                <w:kern w:val="0"/>
                <w:sz w:val="18"/>
                <w:szCs w:val="18"/>
                <w:lang w:eastAsia="ja-JP"/>
                <w14:ligatures w14:val="none"/>
              </w:rPr>
              <w:t>:</w:t>
            </w:r>
          </w:p>
          <w:p w14:paraId="5588FF99" w14:textId="4DCA525C" w:rsidR="00DE335A" w:rsidRPr="00DE335A" w:rsidRDefault="00DE335A" w:rsidP="00DE335A">
            <w:pPr>
              <w:spacing w:after="0" w:line="240" w:lineRule="auto"/>
              <w:jc w:val="left"/>
              <w:rPr>
                <w:rFonts w:ascii="Calibri" w:eastAsia="Times New Roman" w:hAnsi="Calibri" w:cs="Calibri"/>
                <w:color w:val="000000"/>
                <w:kern w:val="0"/>
                <w:sz w:val="18"/>
                <w:szCs w:val="18"/>
                <w:lang w:eastAsia="ja-JP"/>
                <w14:ligatures w14:val="none"/>
              </w:rPr>
            </w:pPr>
            <w:r w:rsidRPr="00DE335A">
              <w:rPr>
                <w:rFonts w:ascii="Calibri" w:eastAsia="Times New Roman" w:hAnsi="Calibri" w:cs="Calibri"/>
                <w:color w:val="000000"/>
                <w:kern w:val="0"/>
                <w:sz w:val="18"/>
                <w:szCs w:val="18"/>
                <w:lang w:eastAsia="ja-JP"/>
                <w14:ligatures w14:val="none"/>
              </w:rPr>
              <w:t>250410 - Natural graphite in powder or in flakes</w:t>
            </w:r>
            <w:r w:rsidRPr="00DE335A">
              <w:rPr>
                <w:rFonts w:ascii="Calibri" w:eastAsia="Times New Roman" w:hAnsi="Calibri" w:cs="Calibri"/>
                <w:color w:val="000000"/>
                <w:kern w:val="0"/>
                <w:sz w:val="18"/>
                <w:szCs w:val="18"/>
                <w:lang w:eastAsia="ja-JP"/>
                <w14:ligatures w14:val="none"/>
              </w:rPr>
              <w:br/>
              <w:t>271312 - Petroleum coke, calcined</w:t>
            </w:r>
            <w:r w:rsidRPr="00DE335A">
              <w:rPr>
                <w:rFonts w:ascii="Calibri" w:eastAsia="Times New Roman" w:hAnsi="Calibri" w:cs="Calibri"/>
                <w:color w:val="000000"/>
                <w:kern w:val="0"/>
                <w:sz w:val="18"/>
                <w:szCs w:val="18"/>
                <w:lang w:eastAsia="ja-JP"/>
                <w14:ligatures w14:val="none"/>
              </w:rPr>
              <w:br/>
              <w:t>270810 - Pitch obtained from coal tar or from other mineral tars</w:t>
            </w:r>
          </w:p>
        </w:tc>
      </w:tr>
      <w:tr w:rsidR="00DE335A" w:rsidRPr="00DE335A" w14:paraId="14AD6220" w14:textId="77777777" w:rsidTr="42BF2A6B">
        <w:trPr>
          <w:trHeight w:val="1170"/>
        </w:trPr>
        <w:tc>
          <w:tcPr>
            <w:tcW w:w="1701" w:type="dxa"/>
            <w:tcBorders>
              <w:top w:val="single" w:sz="4" w:space="0" w:color="auto"/>
              <w:bottom w:val="single" w:sz="4" w:space="0" w:color="auto"/>
              <w:right w:val="single" w:sz="4" w:space="0" w:color="auto"/>
            </w:tcBorders>
            <w:shd w:val="clear" w:color="auto" w:fill="auto"/>
            <w:hideMark/>
          </w:tcPr>
          <w:p w14:paraId="550EFC2E" w14:textId="77777777" w:rsidR="00DE335A" w:rsidRPr="008A5EF3" w:rsidRDefault="00DE335A" w:rsidP="00DE335A">
            <w:pPr>
              <w:spacing w:after="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lastRenderedPageBreak/>
              <w:t>Processed minerals</w:t>
            </w:r>
          </w:p>
        </w:tc>
        <w:tc>
          <w:tcPr>
            <w:tcW w:w="2268" w:type="dxa"/>
            <w:tcBorders>
              <w:top w:val="single" w:sz="4" w:space="0" w:color="auto"/>
              <w:left w:val="single" w:sz="4" w:space="0" w:color="auto"/>
              <w:bottom w:val="single" w:sz="4" w:space="0" w:color="auto"/>
              <w:right w:val="single" w:sz="4" w:space="0" w:color="auto"/>
            </w:tcBorders>
            <w:shd w:val="clear" w:color="auto" w:fill="auto"/>
            <w:noWrap/>
            <w:hideMark/>
          </w:tcPr>
          <w:p w14:paraId="23F27505" w14:textId="77777777" w:rsidR="00DE335A" w:rsidRDefault="00E738F8" w:rsidP="00DE335A">
            <w:pPr>
              <w:spacing w:after="0" w:line="240" w:lineRule="auto"/>
              <w:jc w:val="left"/>
              <w:rPr>
                <w:sz w:val="18"/>
                <w:szCs w:val="18"/>
              </w:rPr>
            </w:pPr>
            <w:r w:rsidRPr="008B6D30">
              <w:rPr>
                <w:sz w:val="18"/>
                <w:szCs w:val="18"/>
              </w:rPr>
              <w:t>Lithium processed and/or refined raw materials</w:t>
            </w:r>
          </w:p>
          <w:p w14:paraId="7D8CF6F0" w14:textId="77777777" w:rsidR="00E738F8" w:rsidRDefault="00E738F8" w:rsidP="00DE335A">
            <w:pPr>
              <w:spacing w:after="0" w:line="240" w:lineRule="auto"/>
              <w:jc w:val="left"/>
              <w:rPr>
                <w:rFonts w:ascii="Calibri" w:eastAsia="Times New Roman" w:hAnsi="Calibri" w:cs="Calibri"/>
                <w:color w:val="000000"/>
                <w:kern w:val="0"/>
                <w:sz w:val="18"/>
                <w:szCs w:val="18"/>
                <w:lang w:eastAsia="ja-JP"/>
                <w14:ligatures w14:val="none"/>
              </w:rPr>
            </w:pPr>
          </w:p>
          <w:p w14:paraId="1A404713" w14:textId="535FFC80" w:rsidR="0092086F" w:rsidRDefault="0092086F" w:rsidP="00DE335A">
            <w:pPr>
              <w:spacing w:after="0" w:line="240" w:lineRule="auto"/>
              <w:jc w:val="left"/>
              <w:rPr>
                <w:rFonts w:ascii="Calibri" w:eastAsia="Times New Roman" w:hAnsi="Calibri" w:cs="Calibri"/>
                <w:color w:val="000000"/>
                <w:kern w:val="0"/>
                <w:sz w:val="18"/>
                <w:szCs w:val="18"/>
                <w:lang w:eastAsia="ja-JP"/>
                <w14:ligatures w14:val="none"/>
              </w:rPr>
            </w:pPr>
            <w:r w:rsidRPr="008B26D9">
              <w:rPr>
                <w:rFonts w:ascii="Calibri" w:eastAsia="Times New Roman" w:hAnsi="Calibri" w:cs="Calibri"/>
                <w:color w:val="000000"/>
                <w:kern w:val="0"/>
                <w:sz w:val="18"/>
                <w:szCs w:val="18"/>
                <w:u w:val="single"/>
                <w:lang w:val="en-GB" w:eastAsia="ja-JP"/>
                <w14:ligatures w14:val="none"/>
              </w:rPr>
              <w:t>HS Codes</w:t>
            </w:r>
            <w:r>
              <w:rPr>
                <w:rFonts w:ascii="Calibri" w:eastAsia="Times New Roman" w:hAnsi="Calibri" w:cs="Calibri"/>
                <w:color w:val="000000"/>
                <w:kern w:val="0"/>
                <w:sz w:val="18"/>
                <w:szCs w:val="18"/>
                <w:lang w:val="en-GB" w:eastAsia="ja-JP"/>
                <w14:ligatures w14:val="none"/>
              </w:rPr>
              <w:t>:</w:t>
            </w:r>
          </w:p>
          <w:p w14:paraId="01117346" w14:textId="77777777" w:rsidR="006349FB" w:rsidRPr="008B6D30" w:rsidRDefault="006349FB" w:rsidP="006349FB">
            <w:pPr>
              <w:jc w:val="left"/>
              <w:rPr>
                <w:sz w:val="18"/>
                <w:szCs w:val="18"/>
              </w:rPr>
            </w:pPr>
            <w:r w:rsidRPr="008B6D30">
              <w:rPr>
                <w:sz w:val="18"/>
                <w:szCs w:val="18"/>
              </w:rPr>
              <w:t>282520 - Lithium oxide and hydroxide</w:t>
            </w:r>
          </w:p>
          <w:p w14:paraId="157FF653" w14:textId="5EDED767" w:rsidR="006349FB" w:rsidRPr="008B6D30" w:rsidRDefault="78ACDCF7" w:rsidP="006349FB">
            <w:pPr>
              <w:jc w:val="left"/>
              <w:rPr>
                <w:sz w:val="18"/>
                <w:szCs w:val="18"/>
              </w:rPr>
            </w:pPr>
            <w:r w:rsidRPr="42BF2A6B">
              <w:rPr>
                <w:sz w:val="18"/>
                <w:szCs w:val="18"/>
              </w:rPr>
              <w:t xml:space="preserve">282739 -  Chlorides (excl. ammonium, calcium, magnesium, </w:t>
            </w:r>
            <w:proofErr w:type="spellStart"/>
            <w:r w:rsidRPr="42BF2A6B">
              <w:rPr>
                <w:sz w:val="18"/>
                <w:szCs w:val="18"/>
              </w:rPr>
              <w:t>aluminium</w:t>
            </w:r>
            <w:proofErr w:type="spellEnd"/>
            <w:r w:rsidRPr="42BF2A6B">
              <w:rPr>
                <w:sz w:val="18"/>
                <w:szCs w:val="18"/>
              </w:rPr>
              <w:t xml:space="preserve">, </w:t>
            </w:r>
            <w:ins w:id="26" w:author="Graham Mott" w:date="2023-11-30T10:03:00Z">
              <w:r w:rsidR="2FB8005B" w:rsidRPr="42BF2A6B">
                <w:rPr>
                  <w:sz w:val="18"/>
                  <w:szCs w:val="18"/>
                </w:rPr>
                <w:t>nickel,</w:t>
              </w:r>
            </w:ins>
            <w:r w:rsidRPr="42BF2A6B">
              <w:rPr>
                <w:sz w:val="18"/>
                <w:szCs w:val="18"/>
              </w:rPr>
              <w:t xml:space="preserve"> and mercury chloride)</w:t>
            </w:r>
          </w:p>
          <w:p w14:paraId="691997AF" w14:textId="77777777" w:rsidR="006349FB" w:rsidRPr="008B6D30" w:rsidRDefault="006349FB" w:rsidP="006349FB">
            <w:pPr>
              <w:jc w:val="left"/>
              <w:rPr>
                <w:sz w:val="18"/>
                <w:szCs w:val="18"/>
              </w:rPr>
            </w:pPr>
            <w:r w:rsidRPr="008B6D30">
              <w:rPr>
                <w:sz w:val="18"/>
                <w:szCs w:val="18"/>
              </w:rPr>
              <w:t xml:space="preserve">282690 - Fluorosilicates, </w:t>
            </w:r>
            <w:proofErr w:type="spellStart"/>
            <w:r w:rsidRPr="008B6D30">
              <w:rPr>
                <w:sz w:val="18"/>
                <w:szCs w:val="18"/>
              </w:rPr>
              <w:t>fluoroaluminates</w:t>
            </w:r>
            <w:proofErr w:type="spellEnd"/>
            <w:r w:rsidRPr="008B6D30">
              <w:rPr>
                <w:sz w:val="18"/>
                <w:szCs w:val="18"/>
              </w:rPr>
              <w:t xml:space="preserve"> and other complex fluorine salts (excl. sodium </w:t>
            </w:r>
            <w:proofErr w:type="spellStart"/>
            <w:r w:rsidRPr="008B6D30">
              <w:rPr>
                <w:sz w:val="18"/>
                <w:szCs w:val="18"/>
              </w:rPr>
              <w:t>hexafluoroaluminate</w:t>
            </w:r>
            <w:proofErr w:type="spellEnd"/>
            <w:r w:rsidRPr="008B6D30">
              <w:rPr>
                <w:sz w:val="18"/>
                <w:szCs w:val="18"/>
              </w:rPr>
              <w:t xml:space="preserve"> "synthetic cryolite" and inorganic or organic compounds of mercury)</w:t>
            </w:r>
          </w:p>
          <w:p w14:paraId="3AED59FC" w14:textId="15DD0896" w:rsidR="00E738F8" w:rsidRPr="00DE335A" w:rsidRDefault="006349FB" w:rsidP="006349FB">
            <w:pPr>
              <w:spacing w:after="0" w:line="240" w:lineRule="auto"/>
              <w:jc w:val="left"/>
              <w:rPr>
                <w:rFonts w:ascii="Calibri" w:eastAsia="Times New Roman" w:hAnsi="Calibri" w:cs="Calibri"/>
                <w:color w:val="000000"/>
                <w:kern w:val="0"/>
                <w:sz w:val="18"/>
                <w:szCs w:val="18"/>
                <w:lang w:eastAsia="ja-JP"/>
                <w14:ligatures w14:val="none"/>
              </w:rPr>
            </w:pPr>
            <w:r w:rsidRPr="008B6D30">
              <w:rPr>
                <w:sz w:val="18"/>
                <w:szCs w:val="18"/>
              </w:rPr>
              <w:t xml:space="preserve">282619 - Fluorides (excl. of </w:t>
            </w:r>
            <w:proofErr w:type="spellStart"/>
            <w:r w:rsidRPr="008B6D30">
              <w:rPr>
                <w:sz w:val="18"/>
                <w:szCs w:val="18"/>
              </w:rPr>
              <w:t>aluminium</w:t>
            </w:r>
            <w:proofErr w:type="spellEnd"/>
            <w:r w:rsidRPr="008B6D30">
              <w:rPr>
                <w:sz w:val="18"/>
                <w:szCs w:val="18"/>
              </w:rPr>
              <w:t xml:space="preserve"> and mercury)</w:t>
            </w:r>
          </w:p>
        </w:tc>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20E9561A" w14:textId="77777777" w:rsidR="00DE335A" w:rsidRDefault="006349FB" w:rsidP="00DE335A">
            <w:pPr>
              <w:spacing w:after="0" w:line="240" w:lineRule="auto"/>
              <w:jc w:val="left"/>
              <w:rPr>
                <w:sz w:val="18"/>
                <w:szCs w:val="18"/>
              </w:rPr>
            </w:pPr>
            <w:r w:rsidRPr="008B6D30">
              <w:rPr>
                <w:sz w:val="18"/>
                <w:szCs w:val="18"/>
              </w:rPr>
              <w:t>Cobalt processed and/or refined raw materials</w:t>
            </w:r>
          </w:p>
          <w:p w14:paraId="3D5020DA" w14:textId="77777777" w:rsidR="006349FB" w:rsidRDefault="006349FB" w:rsidP="00DE335A">
            <w:pPr>
              <w:spacing w:after="0" w:line="240" w:lineRule="auto"/>
              <w:jc w:val="left"/>
              <w:rPr>
                <w:rFonts w:ascii="Times New Roman" w:eastAsia="Times New Roman" w:hAnsi="Times New Roman" w:cs="Times New Roman"/>
                <w:kern w:val="0"/>
                <w:sz w:val="18"/>
                <w:szCs w:val="18"/>
                <w:lang w:eastAsia="ja-JP"/>
                <w14:ligatures w14:val="none"/>
              </w:rPr>
            </w:pPr>
          </w:p>
          <w:p w14:paraId="2A0B786A" w14:textId="77777777" w:rsidR="006349FB" w:rsidRPr="00C6478A" w:rsidRDefault="006349FB" w:rsidP="00DE335A">
            <w:pPr>
              <w:spacing w:after="0" w:line="240" w:lineRule="auto"/>
              <w:jc w:val="left"/>
              <w:rPr>
                <w:rFonts w:eastAsia="Times New Roman" w:cstheme="minorHAnsi"/>
                <w:kern w:val="0"/>
                <w:sz w:val="18"/>
                <w:szCs w:val="18"/>
                <w:lang w:val="en-GB" w:eastAsia="ja-JP"/>
                <w14:ligatures w14:val="none"/>
              </w:rPr>
            </w:pPr>
            <w:r w:rsidRPr="00C6478A">
              <w:rPr>
                <w:rFonts w:eastAsia="Times New Roman" w:cstheme="minorHAnsi"/>
                <w:kern w:val="0"/>
                <w:sz w:val="18"/>
                <w:szCs w:val="18"/>
                <w:lang w:val="en-GB" w:eastAsia="ja-JP"/>
                <w14:ligatures w14:val="none"/>
              </w:rPr>
              <w:t>HS codes:</w:t>
            </w:r>
          </w:p>
          <w:p w14:paraId="2938C1E9" w14:textId="77777777" w:rsidR="004A3EAD" w:rsidRPr="00C6478A" w:rsidRDefault="004A3EAD" w:rsidP="004A3EAD">
            <w:pPr>
              <w:spacing w:after="0" w:line="240" w:lineRule="auto"/>
              <w:jc w:val="left"/>
              <w:rPr>
                <w:rFonts w:eastAsia="Times New Roman" w:cstheme="minorHAnsi"/>
                <w:kern w:val="0"/>
                <w:sz w:val="18"/>
                <w:szCs w:val="18"/>
                <w:lang w:val="en-GB" w:eastAsia="ja-JP"/>
                <w14:ligatures w14:val="none"/>
              </w:rPr>
            </w:pPr>
            <w:r w:rsidRPr="00C6478A">
              <w:rPr>
                <w:rFonts w:eastAsia="Times New Roman" w:cstheme="minorHAnsi"/>
                <w:kern w:val="0"/>
                <w:sz w:val="18"/>
                <w:szCs w:val="18"/>
                <w:lang w:val="en-GB" w:eastAsia="ja-JP"/>
                <w14:ligatures w14:val="none"/>
              </w:rPr>
              <w:t>282200 - Cobalt oxides and hydroxides; commercial cobalt oxides</w:t>
            </w:r>
          </w:p>
          <w:p w14:paraId="3EA1FA41" w14:textId="0173C4A4" w:rsidR="004A3EAD" w:rsidRPr="004A3EAD" w:rsidRDefault="004A3EAD" w:rsidP="004A3EAD">
            <w:pPr>
              <w:spacing w:after="0" w:line="240" w:lineRule="auto"/>
              <w:jc w:val="left"/>
              <w:rPr>
                <w:rFonts w:eastAsia="Times New Roman" w:cstheme="minorHAnsi"/>
                <w:kern w:val="0"/>
                <w:sz w:val="18"/>
                <w:szCs w:val="18"/>
                <w:lang w:eastAsia="ja-JP"/>
                <w14:ligatures w14:val="none"/>
              </w:rPr>
            </w:pPr>
            <w:r w:rsidRPr="004A3EAD">
              <w:rPr>
                <w:rFonts w:eastAsia="Times New Roman" w:cstheme="minorHAnsi"/>
                <w:kern w:val="0"/>
                <w:sz w:val="18"/>
                <w:szCs w:val="18"/>
                <w:lang w:eastAsia="ja-JP"/>
                <w14:ligatures w14:val="none"/>
              </w:rPr>
              <w:t>810520 - Cobalt mattes and other intermediate products of cobalt metallurgy; unwrought cobalt; cobalt powders</w:t>
            </w:r>
          </w:p>
        </w:tc>
        <w:tc>
          <w:tcPr>
            <w:tcW w:w="2693" w:type="dxa"/>
            <w:tcBorders>
              <w:top w:val="single" w:sz="4" w:space="0" w:color="auto"/>
              <w:left w:val="single" w:sz="4" w:space="0" w:color="auto"/>
              <w:bottom w:val="single" w:sz="4" w:space="0" w:color="auto"/>
            </w:tcBorders>
            <w:shd w:val="clear" w:color="auto" w:fill="auto"/>
            <w:hideMark/>
          </w:tcPr>
          <w:p w14:paraId="6067E1B3" w14:textId="77777777" w:rsidR="003D1255" w:rsidRDefault="003D1255" w:rsidP="003D1255">
            <w:pPr>
              <w:spacing w:after="0" w:line="240" w:lineRule="auto"/>
              <w:jc w:val="left"/>
              <w:rPr>
                <w:sz w:val="18"/>
                <w:szCs w:val="18"/>
              </w:rPr>
            </w:pPr>
            <w:r w:rsidRPr="008B6D30">
              <w:rPr>
                <w:sz w:val="18"/>
                <w:szCs w:val="18"/>
              </w:rPr>
              <w:t>Artificial graphite</w:t>
            </w:r>
          </w:p>
          <w:p w14:paraId="4C203CDB" w14:textId="77777777" w:rsidR="003D1255" w:rsidRDefault="003D1255" w:rsidP="003D1255">
            <w:pPr>
              <w:spacing w:after="0" w:line="240" w:lineRule="auto"/>
              <w:jc w:val="left"/>
              <w:rPr>
                <w:sz w:val="18"/>
                <w:szCs w:val="18"/>
              </w:rPr>
            </w:pPr>
          </w:p>
          <w:p w14:paraId="1A3158E4" w14:textId="77777777" w:rsidR="003D1255" w:rsidRDefault="003D1255" w:rsidP="003D1255">
            <w:pPr>
              <w:spacing w:after="0" w:line="240" w:lineRule="auto"/>
              <w:jc w:val="left"/>
              <w:rPr>
                <w:sz w:val="18"/>
                <w:szCs w:val="18"/>
              </w:rPr>
            </w:pPr>
          </w:p>
          <w:p w14:paraId="16FA1DD0" w14:textId="1AF2E265" w:rsidR="003D1255" w:rsidRDefault="003D1255" w:rsidP="003D1255">
            <w:pPr>
              <w:spacing w:after="0" w:line="240" w:lineRule="auto"/>
              <w:jc w:val="left"/>
              <w:rPr>
                <w:sz w:val="18"/>
                <w:szCs w:val="18"/>
              </w:rPr>
            </w:pPr>
            <w:r>
              <w:rPr>
                <w:sz w:val="18"/>
                <w:szCs w:val="18"/>
              </w:rPr>
              <w:t>HS code:</w:t>
            </w:r>
          </w:p>
          <w:p w14:paraId="6B2D1446" w14:textId="29119AE2" w:rsidR="003D1255" w:rsidRDefault="003D1255" w:rsidP="003D1255">
            <w:pPr>
              <w:spacing w:after="0" w:line="240" w:lineRule="auto"/>
              <w:jc w:val="left"/>
              <w:rPr>
                <w:sz w:val="18"/>
                <w:szCs w:val="18"/>
              </w:rPr>
            </w:pPr>
            <w:r w:rsidRPr="008B6D30">
              <w:rPr>
                <w:sz w:val="18"/>
                <w:szCs w:val="18"/>
              </w:rPr>
              <w:t>380110 - Artificial graphite (excl. retort graphite, retort carbon and goods of artificial graphite, incl. refractory materials based on artificial graphite)</w:t>
            </w:r>
          </w:p>
          <w:p w14:paraId="670A640E" w14:textId="718AB556" w:rsidR="003D1255" w:rsidRPr="00DE335A" w:rsidRDefault="003D1255" w:rsidP="003D1255">
            <w:pPr>
              <w:spacing w:after="0" w:line="240" w:lineRule="auto"/>
              <w:jc w:val="left"/>
              <w:rPr>
                <w:rFonts w:ascii="Times New Roman" w:eastAsia="Times New Roman" w:hAnsi="Times New Roman" w:cs="Times New Roman"/>
                <w:kern w:val="0"/>
                <w:sz w:val="18"/>
                <w:szCs w:val="18"/>
                <w:lang w:eastAsia="ja-JP"/>
                <w14:ligatures w14:val="none"/>
              </w:rPr>
            </w:pPr>
          </w:p>
        </w:tc>
      </w:tr>
      <w:tr w:rsidR="00DE335A" w:rsidRPr="00DE335A" w14:paraId="4CF38974" w14:textId="77777777" w:rsidTr="42BF2A6B">
        <w:trPr>
          <w:trHeight w:val="880"/>
        </w:trPr>
        <w:tc>
          <w:tcPr>
            <w:tcW w:w="1701" w:type="dxa"/>
            <w:tcBorders>
              <w:top w:val="single" w:sz="4" w:space="0" w:color="auto"/>
              <w:bottom w:val="single" w:sz="4" w:space="0" w:color="auto"/>
              <w:right w:val="single" w:sz="4" w:space="0" w:color="auto"/>
            </w:tcBorders>
            <w:shd w:val="clear" w:color="auto" w:fill="auto"/>
            <w:hideMark/>
          </w:tcPr>
          <w:p w14:paraId="5A9A34D3" w14:textId="77777777" w:rsidR="00DE335A" w:rsidRPr="008A5EF3" w:rsidRDefault="00DE335A" w:rsidP="00DE335A">
            <w:pPr>
              <w:spacing w:after="24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Battery materials</w:t>
            </w:r>
          </w:p>
        </w:tc>
        <w:tc>
          <w:tcPr>
            <w:tcW w:w="2268" w:type="dxa"/>
            <w:tcBorders>
              <w:top w:val="single" w:sz="4" w:space="0" w:color="auto"/>
              <w:left w:val="single" w:sz="4" w:space="0" w:color="auto"/>
              <w:bottom w:val="single" w:sz="4" w:space="0" w:color="auto"/>
              <w:right w:val="single" w:sz="4" w:space="0" w:color="auto"/>
            </w:tcBorders>
            <w:shd w:val="clear" w:color="auto" w:fill="auto"/>
            <w:noWrap/>
            <w:hideMark/>
          </w:tcPr>
          <w:p w14:paraId="74A152A8" w14:textId="77777777" w:rsidR="00DE335A" w:rsidRDefault="003D1255" w:rsidP="00DE335A">
            <w:pPr>
              <w:spacing w:after="240" w:line="240" w:lineRule="auto"/>
              <w:jc w:val="left"/>
              <w:rPr>
                <w:sz w:val="18"/>
                <w:szCs w:val="18"/>
              </w:rPr>
            </w:pPr>
            <w:r w:rsidRPr="008B6D30">
              <w:rPr>
                <w:sz w:val="18"/>
                <w:szCs w:val="18"/>
              </w:rPr>
              <w:t>Lithium cathode materials</w:t>
            </w:r>
          </w:p>
          <w:p w14:paraId="2045EF06" w14:textId="77777777" w:rsidR="003D1255" w:rsidRDefault="003D1255" w:rsidP="003D1255">
            <w:pPr>
              <w:spacing w:after="240" w:line="240" w:lineRule="auto"/>
              <w:jc w:val="left"/>
              <w:rPr>
                <w:rFonts w:ascii="Calibri" w:eastAsia="Times New Roman" w:hAnsi="Calibri" w:cs="Calibri"/>
                <w:color w:val="000000"/>
                <w:kern w:val="0"/>
                <w:sz w:val="18"/>
                <w:szCs w:val="18"/>
                <w:lang w:eastAsia="ja-JP"/>
                <w14:ligatures w14:val="none"/>
              </w:rPr>
            </w:pPr>
            <w:r>
              <w:rPr>
                <w:rFonts w:ascii="Calibri" w:eastAsia="Times New Roman" w:hAnsi="Calibri" w:cs="Calibri"/>
                <w:color w:val="000000"/>
                <w:kern w:val="0"/>
                <w:sz w:val="18"/>
                <w:szCs w:val="18"/>
                <w:lang w:eastAsia="ja-JP"/>
                <w14:ligatures w14:val="none"/>
              </w:rPr>
              <w:t>HS codes:</w:t>
            </w:r>
          </w:p>
          <w:p w14:paraId="64C0D0C7" w14:textId="5BF050E6" w:rsidR="003D1255" w:rsidRPr="008B6D30" w:rsidRDefault="01640F9D" w:rsidP="003D1255">
            <w:pPr>
              <w:spacing w:after="240" w:line="240" w:lineRule="auto"/>
              <w:jc w:val="left"/>
              <w:rPr>
                <w:sz w:val="18"/>
                <w:szCs w:val="18"/>
              </w:rPr>
            </w:pPr>
            <w:r w:rsidRPr="42BF2A6B">
              <w:rPr>
                <w:sz w:val="18"/>
                <w:szCs w:val="18"/>
              </w:rPr>
              <w:t xml:space="preserve">284290 -  Salts of inorganic acids or </w:t>
            </w:r>
            <w:proofErr w:type="spellStart"/>
            <w:r w:rsidRPr="42BF2A6B">
              <w:rPr>
                <w:sz w:val="18"/>
                <w:szCs w:val="18"/>
              </w:rPr>
              <w:t>peroxoacids</w:t>
            </w:r>
            <w:proofErr w:type="spellEnd"/>
            <w:r w:rsidRPr="42BF2A6B">
              <w:rPr>
                <w:sz w:val="18"/>
                <w:szCs w:val="18"/>
              </w:rPr>
              <w:t xml:space="preserve">, incl. aluminosilicates </w:t>
            </w:r>
            <w:ins w:id="27" w:author="Graham Mott" w:date="2023-11-30T10:01:00Z">
              <w:r w:rsidR="574912A1" w:rsidRPr="42BF2A6B">
                <w:rPr>
                  <w:sz w:val="18"/>
                  <w:szCs w:val="18"/>
                </w:rPr>
                <w:t>whether</w:t>
              </w:r>
            </w:ins>
            <w:r w:rsidRPr="42BF2A6B">
              <w:rPr>
                <w:sz w:val="18"/>
                <w:szCs w:val="18"/>
              </w:rPr>
              <w:t xml:space="preserve"> chemically defined (excl. of </w:t>
            </w:r>
            <w:proofErr w:type="spellStart"/>
            <w:r w:rsidRPr="42BF2A6B">
              <w:rPr>
                <w:sz w:val="18"/>
                <w:szCs w:val="18"/>
              </w:rPr>
              <w:t>oxometallic</w:t>
            </w:r>
            <w:proofErr w:type="spellEnd"/>
            <w:r w:rsidRPr="42BF2A6B">
              <w:rPr>
                <w:sz w:val="18"/>
                <w:szCs w:val="18"/>
              </w:rPr>
              <w:t xml:space="preserve"> or </w:t>
            </w:r>
            <w:proofErr w:type="spellStart"/>
            <w:r w:rsidRPr="42BF2A6B">
              <w:rPr>
                <w:sz w:val="18"/>
                <w:szCs w:val="18"/>
              </w:rPr>
              <w:t>peroxometallic</w:t>
            </w:r>
            <w:proofErr w:type="spellEnd"/>
            <w:r w:rsidRPr="42BF2A6B">
              <w:rPr>
                <w:sz w:val="18"/>
                <w:szCs w:val="18"/>
              </w:rPr>
              <w:t xml:space="preserve"> acids and </w:t>
            </w:r>
            <w:proofErr w:type="spellStart"/>
            <w:r w:rsidRPr="42BF2A6B">
              <w:rPr>
                <w:sz w:val="18"/>
                <w:szCs w:val="18"/>
              </w:rPr>
              <w:t>azides</w:t>
            </w:r>
            <w:proofErr w:type="spellEnd"/>
            <w:r w:rsidRPr="42BF2A6B">
              <w:rPr>
                <w:sz w:val="18"/>
                <w:szCs w:val="18"/>
              </w:rPr>
              <w:t>, and inorganic or organic compounds of mercury)</w:t>
            </w:r>
          </w:p>
          <w:p w14:paraId="54165AC7" w14:textId="7BE8BD7A" w:rsidR="003D1255" w:rsidRPr="00C6478A" w:rsidRDefault="01640F9D" w:rsidP="003D1255">
            <w:pPr>
              <w:jc w:val="left"/>
              <w:rPr>
                <w:sz w:val="18"/>
                <w:szCs w:val="18"/>
                <w:lang w:val="fr-CH"/>
              </w:rPr>
            </w:pPr>
            <w:r w:rsidRPr="00C6478A">
              <w:rPr>
                <w:sz w:val="18"/>
                <w:szCs w:val="18"/>
                <w:lang w:val="fr-CH"/>
              </w:rPr>
              <w:t xml:space="preserve">284169 -  Manganites, </w:t>
            </w:r>
            <w:ins w:id="28" w:author="Graham Mott" w:date="2023-11-30T10:03:00Z">
              <w:r w:rsidR="173E6339" w:rsidRPr="00C6478A">
                <w:rPr>
                  <w:sz w:val="18"/>
                  <w:szCs w:val="18"/>
                  <w:lang w:val="fr-CH"/>
                </w:rPr>
                <w:t>manganates,</w:t>
              </w:r>
            </w:ins>
            <w:r w:rsidRPr="00C6478A">
              <w:rPr>
                <w:sz w:val="18"/>
                <w:szCs w:val="18"/>
                <w:lang w:val="fr-CH"/>
              </w:rPr>
              <w:t xml:space="preserve"> and permanganates (</w:t>
            </w:r>
            <w:proofErr w:type="spellStart"/>
            <w:r w:rsidRPr="00C6478A">
              <w:rPr>
                <w:sz w:val="18"/>
                <w:szCs w:val="18"/>
                <w:lang w:val="fr-CH"/>
              </w:rPr>
              <w:t>excl</w:t>
            </w:r>
            <w:proofErr w:type="spellEnd"/>
            <w:r w:rsidRPr="00C6478A">
              <w:rPr>
                <w:sz w:val="18"/>
                <w:szCs w:val="18"/>
                <w:lang w:val="fr-CH"/>
              </w:rPr>
              <w:t>. potassium permanganate)</w:t>
            </w:r>
          </w:p>
          <w:p w14:paraId="68E95C44" w14:textId="78A56120" w:rsidR="003D1255" w:rsidRPr="00DE335A" w:rsidRDefault="003D1255" w:rsidP="003D1255">
            <w:pPr>
              <w:spacing w:after="240" w:line="240" w:lineRule="auto"/>
              <w:jc w:val="left"/>
              <w:rPr>
                <w:rFonts w:ascii="Calibri" w:eastAsia="Times New Roman" w:hAnsi="Calibri" w:cs="Calibri"/>
                <w:color w:val="000000"/>
                <w:kern w:val="0"/>
                <w:sz w:val="18"/>
                <w:szCs w:val="18"/>
                <w:lang w:eastAsia="ja-JP"/>
                <w14:ligatures w14:val="none"/>
              </w:rPr>
            </w:pPr>
            <w:r w:rsidRPr="008B6D30">
              <w:rPr>
                <w:sz w:val="18"/>
                <w:szCs w:val="18"/>
              </w:rPr>
              <w:t xml:space="preserve">382499 - Chemical products and preparations of the chemical or allied industries, incl. those consisting of mixtures of natural products, </w:t>
            </w:r>
            <w:proofErr w:type="spellStart"/>
            <w:r w:rsidRPr="008B6D30">
              <w:rPr>
                <w:sz w:val="18"/>
                <w:szCs w:val="18"/>
              </w:rPr>
              <w:t>n.e.s.</w:t>
            </w:r>
            <w:proofErr w:type="spellEnd"/>
          </w:p>
        </w:tc>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59A141A8" w14:textId="77777777" w:rsidR="00DE335A" w:rsidRDefault="003D1255" w:rsidP="00DE335A">
            <w:pPr>
              <w:spacing w:after="0" w:line="240" w:lineRule="auto"/>
              <w:jc w:val="left"/>
              <w:rPr>
                <w:sz w:val="18"/>
                <w:szCs w:val="18"/>
              </w:rPr>
            </w:pPr>
            <w:r w:rsidRPr="008B6D30">
              <w:rPr>
                <w:sz w:val="18"/>
                <w:szCs w:val="18"/>
              </w:rPr>
              <w:t>Cobalt cathode materials</w:t>
            </w:r>
          </w:p>
          <w:p w14:paraId="723C357C" w14:textId="77777777" w:rsidR="003D1255" w:rsidRDefault="003D1255" w:rsidP="00DE335A">
            <w:pPr>
              <w:spacing w:after="0" w:line="240" w:lineRule="auto"/>
              <w:jc w:val="left"/>
              <w:rPr>
                <w:rFonts w:ascii="Times New Roman" w:eastAsia="Times New Roman" w:hAnsi="Times New Roman" w:cs="Times New Roman"/>
                <w:kern w:val="0"/>
                <w:sz w:val="18"/>
                <w:szCs w:val="18"/>
                <w:lang w:eastAsia="ja-JP"/>
                <w14:ligatures w14:val="none"/>
              </w:rPr>
            </w:pPr>
          </w:p>
          <w:p w14:paraId="2E5E89F6" w14:textId="77777777" w:rsidR="003D1255" w:rsidRDefault="003D1255" w:rsidP="00DE335A">
            <w:pPr>
              <w:spacing w:after="0" w:line="240" w:lineRule="auto"/>
              <w:jc w:val="left"/>
              <w:rPr>
                <w:rFonts w:eastAsia="Times New Roman" w:cstheme="minorHAnsi"/>
                <w:kern w:val="0"/>
                <w:sz w:val="18"/>
                <w:szCs w:val="18"/>
                <w:lang w:eastAsia="ja-JP"/>
                <w14:ligatures w14:val="none"/>
              </w:rPr>
            </w:pPr>
            <w:r>
              <w:rPr>
                <w:rFonts w:eastAsia="Times New Roman" w:cstheme="minorHAnsi"/>
                <w:kern w:val="0"/>
                <w:sz w:val="18"/>
                <w:szCs w:val="18"/>
                <w:lang w:eastAsia="ja-JP"/>
                <w14:ligatures w14:val="none"/>
              </w:rPr>
              <w:t>HS codes:</w:t>
            </w:r>
          </w:p>
          <w:p w14:paraId="6C607396" w14:textId="77777777" w:rsidR="003D1255" w:rsidRDefault="003D1255" w:rsidP="00DE335A">
            <w:pPr>
              <w:spacing w:after="0" w:line="240" w:lineRule="auto"/>
              <w:jc w:val="left"/>
              <w:rPr>
                <w:rFonts w:eastAsia="Times New Roman" w:cstheme="minorHAnsi"/>
                <w:kern w:val="0"/>
                <w:sz w:val="18"/>
                <w:szCs w:val="18"/>
                <w:lang w:eastAsia="ja-JP"/>
                <w14:ligatures w14:val="none"/>
              </w:rPr>
            </w:pPr>
          </w:p>
          <w:p w14:paraId="0468D500" w14:textId="77777777" w:rsidR="003D1255" w:rsidRPr="008B6D30" w:rsidRDefault="003D1255" w:rsidP="003D1255">
            <w:pPr>
              <w:jc w:val="left"/>
              <w:rPr>
                <w:sz w:val="18"/>
                <w:szCs w:val="18"/>
              </w:rPr>
            </w:pPr>
            <w:r w:rsidRPr="008B6D30">
              <w:rPr>
                <w:sz w:val="18"/>
                <w:szCs w:val="18"/>
              </w:rPr>
              <w:t xml:space="preserve">284190 - Salts of </w:t>
            </w:r>
            <w:proofErr w:type="spellStart"/>
            <w:r w:rsidRPr="008B6D30">
              <w:rPr>
                <w:sz w:val="18"/>
                <w:szCs w:val="18"/>
              </w:rPr>
              <w:t>oxometallic</w:t>
            </w:r>
            <w:proofErr w:type="spellEnd"/>
            <w:r w:rsidRPr="008B6D30">
              <w:rPr>
                <w:sz w:val="18"/>
                <w:szCs w:val="18"/>
              </w:rPr>
              <w:t xml:space="preserve"> or </w:t>
            </w:r>
            <w:proofErr w:type="spellStart"/>
            <w:r w:rsidRPr="008B6D30">
              <w:rPr>
                <w:sz w:val="18"/>
                <w:szCs w:val="18"/>
              </w:rPr>
              <w:t>peroxometallic</w:t>
            </w:r>
            <w:proofErr w:type="spellEnd"/>
            <w:r w:rsidRPr="008B6D30">
              <w:rPr>
                <w:sz w:val="18"/>
                <w:szCs w:val="18"/>
              </w:rPr>
              <w:t xml:space="preserve"> acids (excl. chromates, </w:t>
            </w:r>
            <w:proofErr w:type="spellStart"/>
            <w:r w:rsidRPr="008B6D30">
              <w:rPr>
                <w:sz w:val="18"/>
                <w:szCs w:val="18"/>
              </w:rPr>
              <w:t>dichromates</w:t>
            </w:r>
            <w:proofErr w:type="spellEnd"/>
            <w:r w:rsidRPr="008B6D30">
              <w:rPr>
                <w:sz w:val="18"/>
                <w:szCs w:val="18"/>
              </w:rPr>
              <w:t xml:space="preserve">, </w:t>
            </w:r>
            <w:proofErr w:type="spellStart"/>
            <w:r w:rsidRPr="008B6D30">
              <w:rPr>
                <w:sz w:val="18"/>
                <w:szCs w:val="18"/>
              </w:rPr>
              <w:t>peroxochromates</w:t>
            </w:r>
            <w:proofErr w:type="spellEnd"/>
            <w:r w:rsidRPr="008B6D30">
              <w:rPr>
                <w:sz w:val="18"/>
                <w:szCs w:val="18"/>
              </w:rPr>
              <w:t xml:space="preserve">, </w:t>
            </w:r>
            <w:proofErr w:type="spellStart"/>
            <w:r w:rsidRPr="008B6D30">
              <w:rPr>
                <w:sz w:val="18"/>
                <w:szCs w:val="18"/>
              </w:rPr>
              <w:t>manganites</w:t>
            </w:r>
            <w:proofErr w:type="spellEnd"/>
            <w:r w:rsidRPr="008B6D30">
              <w:rPr>
                <w:sz w:val="18"/>
                <w:szCs w:val="18"/>
              </w:rPr>
              <w:t xml:space="preserve">, manganates, permanganates, molybdates and </w:t>
            </w:r>
            <w:proofErr w:type="spellStart"/>
            <w:r w:rsidRPr="008B6D30">
              <w:rPr>
                <w:sz w:val="18"/>
                <w:szCs w:val="18"/>
              </w:rPr>
              <w:t>tungstates</w:t>
            </w:r>
            <w:proofErr w:type="spellEnd"/>
            <w:r w:rsidRPr="008B6D30">
              <w:rPr>
                <w:sz w:val="18"/>
                <w:szCs w:val="18"/>
              </w:rPr>
              <w:t xml:space="preserve"> "</w:t>
            </w:r>
            <w:proofErr w:type="spellStart"/>
            <w:r w:rsidRPr="008B6D30">
              <w:rPr>
                <w:sz w:val="18"/>
                <w:szCs w:val="18"/>
              </w:rPr>
              <w:t>wolframamtes</w:t>
            </w:r>
            <w:proofErr w:type="spellEnd"/>
            <w:r w:rsidRPr="008B6D30">
              <w:rPr>
                <w:sz w:val="18"/>
                <w:szCs w:val="18"/>
              </w:rPr>
              <w:t xml:space="preserve">") </w:t>
            </w:r>
          </w:p>
          <w:p w14:paraId="5B857FD5" w14:textId="612D001F" w:rsidR="003D1255" w:rsidRPr="003D1255" w:rsidRDefault="01640F9D" w:rsidP="42BF2A6B">
            <w:pPr>
              <w:spacing w:after="0" w:line="240" w:lineRule="auto"/>
              <w:jc w:val="left"/>
              <w:rPr>
                <w:rFonts w:eastAsia="Times New Roman"/>
                <w:kern w:val="0"/>
                <w:sz w:val="18"/>
                <w:szCs w:val="18"/>
                <w:lang w:eastAsia="ja-JP"/>
                <w14:ligatures w14:val="none"/>
              </w:rPr>
            </w:pPr>
            <w:r w:rsidRPr="42BF2A6B">
              <w:rPr>
                <w:sz w:val="18"/>
                <w:szCs w:val="18"/>
              </w:rPr>
              <w:t xml:space="preserve"> 285390 - Phosphides, </w:t>
            </w:r>
            <w:ins w:id="29" w:author="Graham Mott" w:date="2023-11-30T10:01:00Z">
              <w:r w:rsidR="7F8F3E86" w:rsidRPr="42BF2A6B">
                <w:rPr>
                  <w:sz w:val="18"/>
                  <w:szCs w:val="18"/>
                </w:rPr>
                <w:t>whether</w:t>
              </w:r>
            </w:ins>
            <w:r w:rsidRPr="42BF2A6B">
              <w:rPr>
                <w:sz w:val="18"/>
                <w:szCs w:val="18"/>
              </w:rPr>
              <w:t xml:space="preserve"> chemically defined (excl. ferrophosphorus); inorganic compounds, incl. distilled or conductivity water and water of similar purity, </w:t>
            </w:r>
            <w:proofErr w:type="spellStart"/>
            <w:r w:rsidRPr="42BF2A6B">
              <w:rPr>
                <w:sz w:val="18"/>
                <w:szCs w:val="18"/>
              </w:rPr>
              <w:t>n.e.s.</w:t>
            </w:r>
            <w:proofErr w:type="spellEnd"/>
            <w:r w:rsidRPr="42BF2A6B">
              <w:rPr>
                <w:sz w:val="18"/>
                <w:szCs w:val="18"/>
              </w:rPr>
              <w:t xml:space="preserve">; liquid air, </w:t>
            </w:r>
            <w:ins w:id="30" w:author="Graham Mott" w:date="2023-11-30T10:01:00Z">
              <w:r w:rsidR="5651CCAF" w:rsidRPr="42BF2A6B">
                <w:rPr>
                  <w:sz w:val="18"/>
                  <w:szCs w:val="18"/>
                </w:rPr>
                <w:t>whether</w:t>
              </w:r>
            </w:ins>
            <w:r w:rsidRPr="42BF2A6B">
              <w:rPr>
                <w:sz w:val="18"/>
                <w:szCs w:val="18"/>
              </w:rPr>
              <w:t xml:space="preserve"> rare gases have been removed; compressed air; amalgams (excl. amalgams of precious metals)</w:t>
            </w:r>
          </w:p>
        </w:tc>
        <w:tc>
          <w:tcPr>
            <w:tcW w:w="2693" w:type="dxa"/>
            <w:tcBorders>
              <w:top w:val="single" w:sz="4" w:space="0" w:color="auto"/>
              <w:left w:val="single" w:sz="4" w:space="0" w:color="auto"/>
              <w:bottom w:val="single" w:sz="4" w:space="0" w:color="auto"/>
            </w:tcBorders>
            <w:shd w:val="clear" w:color="auto" w:fill="auto"/>
            <w:hideMark/>
          </w:tcPr>
          <w:p w14:paraId="1D47508D" w14:textId="77777777" w:rsidR="00DE335A" w:rsidRDefault="003D1255" w:rsidP="00DE335A">
            <w:pPr>
              <w:spacing w:after="0" w:line="240" w:lineRule="auto"/>
              <w:jc w:val="left"/>
              <w:rPr>
                <w:sz w:val="18"/>
                <w:szCs w:val="18"/>
              </w:rPr>
            </w:pPr>
            <w:r w:rsidRPr="008B6D30">
              <w:rPr>
                <w:sz w:val="18"/>
                <w:szCs w:val="18"/>
              </w:rPr>
              <w:t>Graphite cathode materials</w:t>
            </w:r>
          </w:p>
          <w:p w14:paraId="53B1D1C9" w14:textId="77777777" w:rsidR="003D1255" w:rsidRDefault="003D1255" w:rsidP="00DE335A">
            <w:pPr>
              <w:spacing w:after="0" w:line="240" w:lineRule="auto"/>
              <w:jc w:val="left"/>
              <w:rPr>
                <w:sz w:val="18"/>
                <w:szCs w:val="18"/>
              </w:rPr>
            </w:pPr>
          </w:p>
          <w:p w14:paraId="35B21FAF" w14:textId="77777777" w:rsidR="003D1255" w:rsidRDefault="003D1255" w:rsidP="00DE335A">
            <w:pPr>
              <w:spacing w:after="0" w:line="240" w:lineRule="auto"/>
              <w:jc w:val="left"/>
              <w:rPr>
                <w:sz w:val="18"/>
                <w:szCs w:val="18"/>
              </w:rPr>
            </w:pPr>
            <w:r>
              <w:rPr>
                <w:sz w:val="18"/>
                <w:szCs w:val="18"/>
              </w:rPr>
              <w:t>HS codes:</w:t>
            </w:r>
          </w:p>
          <w:p w14:paraId="05725FFB" w14:textId="77777777" w:rsidR="003D1255" w:rsidRDefault="003D1255" w:rsidP="00DE335A">
            <w:pPr>
              <w:spacing w:after="0" w:line="240" w:lineRule="auto"/>
              <w:jc w:val="left"/>
              <w:rPr>
                <w:sz w:val="18"/>
                <w:szCs w:val="18"/>
              </w:rPr>
            </w:pPr>
          </w:p>
          <w:p w14:paraId="2B85F422" w14:textId="01D79E11" w:rsidR="003D1255" w:rsidRPr="00DE335A" w:rsidRDefault="003D1255" w:rsidP="00DE335A">
            <w:pPr>
              <w:spacing w:after="0" w:line="240" w:lineRule="auto"/>
              <w:jc w:val="left"/>
              <w:rPr>
                <w:rFonts w:ascii="Times New Roman" w:eastAsia="Times New Roman" w:hAnsi="Times New Roman" w:cs="Times New Roman"/>
                <w:kern w:val="0"/>
                <w:sz w:val="18"/>
                <w:szCs w:val="18"/>
                <w:lang w:eastAsia="ja-JP"/>
                <w14:ligatures w14:val="none"/>
              </w:rPr>
            </w:pPr>
            <w:r w:rsidRPr="008B6D30">
              <w:rPr>
                <w:sz w:val="18"/>
                <w:szCs w:val="18"/>
              </w:rPr>
              <w:t>854519 - Electrodes of graphite or other carbon, for electrical purposes (excl. those used for furnaces)</w:t>
            </w:r>
          </w:p>
        </w:tc>
      </w:tr>
      <w:tr w:rsidR="003D1255" w:rsidRPr="00DE335A" w14:paraId="6F8F8E45" w14:textId="77777777" w:rsidTr="42BF2A6B">
        <w:trPr>
          <w:trHeight w:val="870"/>
        </w:trPr>
        <w:tc>
          <w:tcPr>
            <w:tcW w:w="1701" w:type="dxa"/>
            <w:tcBorders>
              <w:top w:val="single" w:sz="4" w:space="0" w:color="auto"/>
              <w:bottom w:val="single" w:sz="4" w:space="0" w:color="auto"/>
              <w:right w:val="single" w:sz="4" w:space="0" w:color="auto"/>
            </w:tcBorders>
            <w:shd w:val="clear" w:color="auto" w:fill="auto"/>
            <w:hideMark/>
          </w:tcPr>
          <w:p w14:paraId="35ECFD75" w14:textId="77777777" w:rsidR="003D1255" w:rsidRPr="008A5EF3" w:rsidRDefault="003D1255" w:rsidP="00DE335A">
            <w:pPr>
              <w:spacing w:after="24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 xml:space="preserve">Battery packs </w:t>
            </w:r>
          </w:p>
        </w:tc>
        <w:tc>
          <w:tcPr>
            <w:tcW w:w="7366" w:type="dxa"/>
            <w:gridSpan w:val="3"/>
            <w:tcBorders>
              <w:top w:val="single" w:sz="4" w:space="0" w:color="auto"/>
              <w:left w:val="single" w:sz="4" w:space="0" w:color="auto"/>
              <w:bottom w:val="single" w:sz="4" w:space="0" w:color="auto"/>
            </w:tcBorders>
            <w:shd w:val="clear" w:color="auto" w:fill="auto"/>
            <w:noWrap/>
            <w:hideMark/>
          </w:tcPr>
          <w:p w14:paraId="1A3F5936" w14:textId="77777777" w:rsidR="003D1255" w:rsidRDefault="003D1255" w:rsidP="00DE335A">
            <w:pPr>
              <w:spacing w:after="0" w:line="240" w:lineRule="auto"/>
              <w:jc w:val="left"/>
              <w:rPr>
                <w:sz w:val="18"/>
                <w:szCs w:val="18"/>
              </w:rPr>
            </w:pPr>
            <w:r w:rsidRPr="008B6D30">
              <w:rPr>
                <w:sz w:val="18"/>
                <w:szCs w:val="18"/>
              </w:rPr>
              <w:t>Cell components of batteries and battery packs</w:t>
            </w:r>
          </w:p>
          <w:p w14:paraId="0526B5BC" w14:textId="77777777" w:rsidR="003D1255" w:rsidRDefault="003D1255" w:rsidP="00DE335A">
            <w:pPr>
              <w:spacing w:after="0" w:line="240" w:lineRule="auto"/>
              <w:jc w:val="left"/>
              <w:rPr>
                <w:sz w:val="18"/>
                <w:szCs w:val="18"/>
              </w:rPr>
            </w:pPr>
          </w:p>
          <w:p w14:paraId="786B400E" w14:textId="29E64A43" w:rsidR="003D1255" w:rsidRDefault="003D1255" w:rsidP="00DE335A">
            <w:pPr>
              <w:spacing w:after="0" w:line="240" w:lineRule="auto"/>
              <w:jc w:val="left"/>
              <w:rPr>
                <w:sz w:val="18"/>
                <w:szCs w:val="18"/>
              </w:rPr>
            </w:pPr>
            <w:r>
              <w:rPr>
                <w:sz w:val="18"/>
                <w:szCs w:val="18"/>
              </w:rPr>
              <w:t>HS Codes:</w:t>
            </w:r>
          </w:p>
          <w:p w14:paraId="00E17A95" w14:textId="49DF2966" w:rsidR="003D1255" w:rsidRPr="008B6D30" w:rsidRDefault="01640F9D" w:rsidP="003D1255">
            <w:pPr>
              <w:jc w:val="left"/>
              <w:rPr>
                <w:sz w:val="18"/>
                <w:szCs w:val="18"/>
              </w:rPr>
            </w:pPr>
            <w:r w:rsidRPr="42BF2A6B">
              <w:rPr>
                <w:sz w:val="18"/>
                <w:szCs w:val="18"/>
              </w:rPr>
              <w:t xml:space="preserve">850790 - Plates, </w:t>
            </w:r>
            <w:ins w:id="31" w:author="Graham Mott" w:date="2023-11-30T10:03:00Z">
              <w:r w:rsidR="61C4DED4" w:rsidRPr="42BF2A6B">
                <w:rPr>
                  <w:sz w:val="18"/>
                  <w:szCs w:val="18"/>
                </w:rPr>
                <w:t>separators,</w:t>
              </w:r>
            </w:ins>
            <w:r w:rsidRPr="42BF2A6B">
              <w:rPr>
                <w:sz w:val="18"/>
                <w:szCs w:val="18"/>
              </w:rPr>
              <w:t xml:space="preserve"> and other parts of electric accumulators, </w:t>
            </w:r>
            <w:proofErr w:type="spellStart"/>
            <w:r w:rsidRPr="42BF2A6B">
              <w:rPr>
                <w:sz w:val="18"/>
                <w:szCs w:val="18"/>
              </w:rPr>
              <w:t>n.e.s.</w:t>
            </w:r>
            <w:proofErr w:type="spellEnd"/>
          </w:p>
          <w:p w14:paraId="3F047005" w14:textId="6528479F" w:rsidR="003D1255" w:rsidRDefault="003D1255" w:rsidP="003D1255">
            <w:pPr>
              <w:spacing w:after="0" w:line="240" w:lineRule="auto"/>
              <w:jc w:val="left"/>
              <w:rPr>
                <w:sz w:val="18"/>
                <w:szCs w:val="18"/>
              </w:rPr>
            </w:pPr>
            <w:r w:rsidRPr="008B6D30">
              <w:rPr>
                <w:sz w:val="18"/>
                <w:szCs w:val="18"/>
              </w:rPr>
              <w:t>850760 - Lithium-ion accumulators (excl. spent)</w:t>
            </w:r>
          </w:p>
          <w:p w14:paraId="04709EFA" w14:textId="3A0149D5" w:rsidR="003D1255" w:rsidRPr="00DE335A" w:rsidRDefault="003D1255" w:rsidP="00DE335A">
            <w:pPr>
              <w:spacing w:after="0" w:line="240" w:lineRule="auto"/>
              <w:jc w:val="left"/>
              <w:rPr>
                <w:rFonts w:ascii="Times New Roman" w:eastAsia="Times New Roman" w:hAnsi="Times New Roman" w:cs="Times New Roman"/>
                <w:kern w:val="0"/>
                <w:sz w:val="18"/>
                <w:szCs w:val="18"/>
                <w:lang w:eastAsia="ja-JP"/>
                <w14:ligatures w14:val="none"/>
              </w:rPr>
            </w:pPr>
          </w:p>
        </w:tc>
      </w:tr>
      <w:tr w:rsidR="003D1255" w:rsidRPr="00DE335A" w14:paraId="3248640D" w14:textId="77777777" w:rsidTr="42BF2A6B">
        <w:trPr>
          <w:trHeight w:val="870"/>
        </w:trPr>
        <w:tc>
          <w:tcPr>
            <w:tcW w:w="1701" w:type="dxa"/>
            <w:tcBorders>
              <w:top w:val="single" w:sz="4" w:space="0" w:color="auto"/>
              <w:right w:val="single" w:sz="4" w:space="0" w:color="auto"/>
            </w:tcBorders>
            <w:shd w:val="clear" w:color="auto" w:fill="auto"/>
          </w:tcPr>
          <w:p w14:paraId="6EEA2471" w14:textId="2A0C100C" w:rsidR="003D1255" w:rsidRPr="008A5EF3" w:rsidRDefault="003D1255" w:rsidP="00DE335A">
            <w:pPr>
              <w:spacing w:after="240" w:line="240" w:lineRule="auto"/>
              <w:jc w:val="left"/>
              <w:rPr>
                <w:rFonts w:ascii="Calibri" w:eastAsia="Times New Roman" w:hAnsi="Calibri" w:cs="Calibri"/>
                <w:b/>
                <w:bCs/>
                <w:color w:val="000000"/>
                <w:kern w:val="0"/>
                <w:sz w:val="18"/>
                <w:szCs w:val="18"/>
                <w:lang w:eastAsia="ja-JP"/>
                <w14:ligatures w14:val="none"/>
              </w:rPr>
            </w:pPr>
            <w:r w:rsidRPr="008A5EF3">
              <w:rPr>
                <w:rFonts w:ascii="Calibri" w:eastAsia="Times New Roman" w:hAnsi="Calibri" w:cs="Calibri"/>
                <w:b/>
                <w:bCs/>
                <w:color w:val="000000"/>
                <w:kern w:val="0"/>
                <w:sz w:val="18"/>
                <w:szCs w:val="18"/>
                <w:lang w:eastAsia="ja-JP"/>
                <w14:ligatures w14:val="none"/>
              </w:rPr>
              <w:t>Electric vehicles</w:t>
            </w:r>
          </w:p>
        </w:tc>
        <w:tc>
          <w:tcPr>
            <w:tcW w:w="7366" w:type="dxa"/>
            <w:gridSpan w:val="3"/>
            <w:tcBorders>
              <w:top w:val="single" w:sz="4" w:space="0" w:color="auto"/>
              <w:left w:val="single" w:sz="4" w:space="0" w:color="auto"/>
              <w:bottom w:val="single" w:sz="4" w:space="0" w:color="auto"/>
            </w:tcBorders>
            <w:shd w:val="clear" w:color="auto" w:fill="auto"/>
            <w:noWrap/>
          </w:tcPr>
          <w:p w14:paraId="7FF2F0E2" w14:textId="77777777" w:rsidR="003D1255" w:rsidRDefault="003D1255" w:rsidP="00DE335A">
            <w:pPr>
              <w:spacing w:after="0" w:line="240" w:lineRule="auto"/>
              <w:jc w:val="left"/>
              <w:rPr>
                <w:sz w:val="18"/>
                <w:szCs w:val="18"/>
              </w:rPr>
            </w:pPr>
            <w:r w:rsidRPr="008B6D30">
              <w:rPr>
                <w:sz w:val="18"/>
                <w:szCs w:val="18"/>
              </w:rPr>
              <w:t>Electric and plug-in hybrid vehicles</w:t>
            </w:r>
          </w:p>
          <w:p w14:paraId="25105120" w14:textId="77777777" w:rsidR="003D1255" w:rsidRDefault="003D1255" w:rsidP="00DE335A">
            <w:pPr>
              <w:spacing w:after="0" w:line="240" w:lineRule="auto"/>
              <w:jc w:val="left"/>
              <w:rPr>
                <w:sz w:val="18"/>
                <w:szCs w:val="18"/>
              </w:rPr>
            </w:pPr>
          </w:p>
          <w:p w14:paraId="4450B235" w14:textId="77777777" w:rsidR="003D1255" w:rsidRDefault="003D1255" w:rsidP="00DE335A">
            <w:pPr>
              <w:spacing w:after="0" w:line="240" w:lineRule="auto"/>
              <w:jc w:val="left"/>
              <w:rPr>
                <w:sz w:val="18"/>
                <w:szCs w:val="18"/>
              </w:rPr>
            </w:pPr>
            <w:r>
              <w:rPr>
                <w:sz w:val="18"/>
                <w:szCs w:val="18"/>
              </w:rPr>
              <w:t>HS Codes:</w:t>
            </w:r>
          </w:p>
          <w:p w14:paraId="41648925" w14:textId="77777777" w:rsidR="003D1255" w:rsidRPr="008B6D30" w:rsidRDefault="003D1255" w:rsidP="003D1255">
            <w:pPr>
              <w:jc w:val="left"/>
              <w:rPr>
                <w:sz w:val="18"/>
                <w:szCs w:val="18"/>
              </w:rPr>
            </w:pPr>
            <w:r w:rsidRPr="008B6D30">
              <w:rPr>
                <w:sz w:val="18"/>
                <w:szCs w:val="18"/>
              </w:rPr>
              <w:t>870240 - Motor vehicles for the transport of &gt;= 10 persons, incl. driver, with only electric motor for propulsion</w:t>
            </w:r>
          </w:p>
          <w:p w14:paraId="48EE1740" w14:textId="77777777" w:rsidR="003D1255" w:rsidRPr="008B6D30" w:rsidRDefault="003D1255" w:rsidP="003D1255">
            <w:pPr>
              <w:jc w:val="left"/>
              <w:rPr>
                <w:sz w:val="18"/>
                <w:szCs w:val="18"/>
              </w:rPr>
            </w:pPr>
            <w:r w:rsidRPr="008B6D30">
              <w:rPr>
                <w:sz w:val="18"/>
                <w:szCs w:val="18"/>
              </w:rPr>
              <w:lastRenderedPageBreak/>
              <w:t>870360 - Motor cars and other motor vehicles principally designed for the transport of &lt;10 persons, incl. station wagons and racing cars, with both spark-ignition internal combustion reciprocating piston engine and electric motor as motors for propulsion, capable of being charged by plugging to external source of electric power (excl. vehicles for travelling on snow and other specially designed vehicles of subheading 870310)</w:t>
            </w:r>
          </w:p>
          <w:p w14:paraId="70FEBEAD" w14:textId="77777777" w:rsidR="003D1255" w:rsidRPr="008B6D30" w:rsidRDefault="003D1255" w:rsidP="003D1255">
            <w:pPr>
              <w:jc w:val="left"/>
              <w:rPr>
                <w:sz w:val="18"/>
                <w:szCs w:val="18"/>
              </w:rPr>
            </w:pPr>
            <w:r w:rsidRPr="008B6D30">
              <w:rPr>
                <w:sz w:val="18"/>
                <w:szCs w:val="18"/>
              </w:rPr>
              <w:t>870370 - Motor cars and other motor vehicles principally designed for the transport of &lt;10 persons, incl. station wagons and racing cars, with both diesel engine and electric motor as motors for propulsion, capable of being charged by plugging to external source of electric power (excl. vehicles for travelling on snow and other specially designed vehicles of subheading 870310)</w:t>
            </w:r>
          </w:p>
          <w:p w14:paraId="3AE1C761" w14:textId="77E5D72C" w:rsidR="003D1255" w:rsidRDefault="003D1255" w:rsidP="003D1255">
            <w:pPr>
              <w:spacing w:after="0" w:line="240" w:lineRule="auto"/>
              <w:jc w:val="left"/>
              <w:rPr>
                <w:sz w:val="18"/>
                <w:szCs w:val="18"/>
              </w:rPr>
            </w:pPr>
            <w:r w:rsidRPr="008B6D30">
              <w:rPr>
                <w:sz w:val="18"/>
                <w:szCs w:val="18"/>
              </w:rPr>
              <w:t>870380 - Motor cars and other motor vehicles principally designed for the transport of &lt;10 persons, incl. station wagons and racing cars, with only electric motor for propulsion (excl. vehicles for travelling on snow and other specially designed vehicles of subheading 870310)</w:t>
            </w:r>
          </w:p>
          <w:p w14:paraId="2784F219" w14:textId="2D787985" w:rsidR="003D1255" w:rsidRPr="008B6D30" w:rsidRDefault="003D1255" w:rsidP="00DE335A">
            <w:pPr>
              <w:spacing w:after="0" w:line="240" w:lineRule="auto"/>
              <w:jc w:val="left"/>
              <w:rPr>
                <w:sz w:val="18"/>
                <w:szCs w:val="18"/>
              </w:rPr>
            </w:pPr>
          </w:p>
        </w:tc>
      </w:tr>
    </w:tbl>
    <w:p w14:paraId="115CB270" w14:textId="77777777" w:rsidR="003D1255" w:rsidRDefault="003D1255" w:rsidP="003D1255">
      <w:r w:rsidRPr="002643AF">
        <w:rPr>
          <w:i/>
          <w:iCs/>
        </w:rPr>
        <w:lastRenderedPageBreak/>
        <w:t>Source</w:t>
      </w:r>
      <w:r>
        <w:t xml:space="preserve">: UNCTAD based on data from UN </w:t>
      </w:r>
      <w:proofErr w:type="spellStart"/>
      <w:r>
        <w:t>Comtrade</w:t>
      </w:r>
      <w:proofErr w:type="spellEnd"/>
      <w:r>
        <w:t>.</w:t>
      </w:r>
    </w:p>
    <w:p w14:paraId="07AA2CAF" w14:textId="37862D25" w:rsidR="00F43409" w:rsidRDefault="000F77D9" w:rsidP="00FF03AF">
      <w:r>
        <w:t xml:space="preserve">The analysis </w:t>
      </w:r>
      <w:r w:rsidR="006F73BA">
        <w:t xml:space="preserve">comes with </w:t>
      </w:r>
      <w:r>
        <w:t xml:space="preserve">a </w:t>
      </w:r>
      <w:r w:rsidR="006F73BA">
        <w:t xml:space="preserve">certain </w:t>
      </w:r>
      <w:r>
        <w:t>cave</w:t>
      </w:r>
      <w:r w:rsidR="00D72CAB">
        <w:t>a</w:t>
      </w:r>
      <w:r>
        <w:t xml:space="preserve">t. </w:t>
      </w:r>
      <w:r w:rsidR="00461D97">
        <w:t>First, t</w:t>
      </w:r>
      <w:r w:rsidR="00EF1098">
        <w:t xml:space="preserve">he diagrams </w:t>
      </w:r>
      <w:r w:rsidR="00177B7E">
        <w:t xml:space="preserve">in the note </w:t>
      </w:r>
      <w:r w:rsidR="00EF1098">
        <w:t xml:space="preserve">do not represent the </w:t>
      </w:r>
      <w:r w:rsidR="00EA426D">
        <w:t xml:space="preserve">actual </w:t>
      </w:r>
      <w:r w:rsidR="00E32BD3">
        <w:t>supply chains</w:t>
      </w:r>
      <w:r w:rsidR="00EA426D">
        <w:t xml:space="preserve"> of renewable batteries</w:t>
      </w:r>
      <w:r w:rsidR="0065210B">
        <w:t xml:space="preserve">. </w:t>
      </w:r>
      <w:r w:rsidR="006A729A">
        <w:t xml:space="preserve">Some countries </w:t>
      </w:r>
      <w:r w:rsidR="00C53E65">
        <w:t xml:space="preserve">may </w:t>
      </w:r>
      <w:r w:rsidR="006A729A">
        <w:t xml:space="preserve">be significant producers of </w:t>
      </w:r>
      <w:r w:rsidR="00530C29">
        <w:t xml:space="preserve">a certain critical mineral </w:t>
      </w:r>
      <w:r w:rsidR="004F7CE6">
        <w:t xml:space="preserve">but </w:t>
      </w:r>
      <w:r w:rsidR="00292296">
        <w:t xml:space="preserve">may not </w:t>
      </w:r>
      <w:r w:rsidR="00C66121">
        <w:t xml:space="preserve">export them to the world, or some countries </w:t>
      </w:r>
      <w:r w:rsidR="0027363A">
        <w:t xml:space="preserve">may </w:t>
      </w:r>
      <w:r w:rsidR="00586853">
        <w:t xml:space="preserve">have a domestic supply chain through which </w:t>
      </w:r>
      <w:r w:rsidR="00757D4B">
        <w:t>everything is produced or processed</w:t>
      </w:r>
      <w:del w:id="32" w:author="Graham Mott" w:date="2023-11-30T11:20:00Z">
        <w:r w:rsidR="00757D4B" w:rsidDel="00D658BE">
          <w:delText xml:space="preserve"> </w:delText>
        </w:r>
        <w:r w:rsidR="00904590" w:rsidDel="00D658BE">
          <w:delText>domestically</w:delText>
        </w:r>
      </w:del>
      <w:r w:rsidR="00A85985">
        <w:t xml:space="preserve">. </w:t>
      </w:r>
      <w:r w:rsidR="008F7548">
        <w:t xml:space="preserve">Such information on local production </w:t>
      </w:r>
      <w:r w:rsidR="00425C44">
        <w:t xml:space="preserve">is </w:t>
      </w:r>
      <w:r w:rsidR="00292296">
        <w:t xml:space="preserve">not </w:t>
      </w:r>
      <w:ins w:id="33" w:author="Graham Mott" w:date="2023-11-30T11:21:00Z">
        <w:r w:rsidR="00EB42C3" w:rsidRPr="00EB42C3">
          <w:t>included</w:t>
        </w:r>
        <w:r w:rsidR="00573AEE">
          <w:t xml:space="preserve"> </w:t>
        </w:r>
      </w:ins>
      <w:r w:rsidR="00E870F6">
        <w:t xml:space="preserve">in the analysis. </w:t>
      </w:r>
      <w:r w:rsidR="00640613">
        <w:t>Second,</w:t>
      </w:r>
      <w:r w:rsidR="000931A6">
        <w:t xml:space="preserve"> </w:t>
      </w:r>
      <w:r w:rsidR="005B73A2">
        <w:t>lithium, cobalt and graphite</w:t>
      </w:r>
      <w:r w:rsidR="005B73A2" w:rsidRPr="005B73A2">
        <w:t xml:space="preserve"> ha</w:t>
      </w:r>
      <w:r w:rsidR="005B73A2">
        <w:t>ve</w:t>
      </w:r>
      <w:r w:rsidR="005B73A2" w:rsidRPr="005B73A2">
        <w:t xml:space="preserve"> various applications apart from </w:t>
      </w:r>
      <w:r w:rsidR="005B73A2">
        <w:t>their</w:t>
      </w:r>
      <w:r w:rsidR="005B73A2" w:rsidRPr="005B73A2">
        <w:t xml:space="preserve"> use in batteries</w:t>
      </w:r>
      <w:r w:rsidR="005B73A2">
        <w:t>. For example, lithium</w:t>
      </w:r>
      <w:r w:rsidR="00135B8C">
        <w:t xml:space="preserve"> </w:t>
      </w:r>
      <w:r w:rsidR="00AF35C9">
        <w:t>can</w:t>
      </w:r>
      <w:r w:rsidR="00135B8C">
        <w:t xml:space="preserve"> be </w:t>
      </w:r>
      <w:ins w:id="34" w:author="Graham Mott" w:date="2023-11-30T11:21:00Z">
        <w:r w:rsidR="00EB42C3" w:rsidRPr="00EB42C3">
          <w:t>used in</w:t>
        </w:r>
        <w:r w:rsidR="00573AEE">
          <w:t xml:space="preserve"> </w:t>
        </w:r>
      </w:ins>
      <w:del w:id="35" w:author="Graham Mott" w:date="2023-11-30T11:21:00Z">
        <w:r w:rsidR="00AF35C9" w:rsidDel="00EB42C3">
          <w:delText>a material to</w:delText>
        </w:r>
        <w:r w:rsidR="00135B8C" w:rsidDel="00EB42C3">
          <w:delText xml:space="preserve"> </w:delText>
        </w:r>
      </w:del>
      <w:r w:rsidR="005B73A2" w:rsidRPr="005B73A2">
        <w:t xml:space="preserve">glass and ceramic manufacturing, lubricating greases, and pharmaceutical production and medical devices. </w:t>
      </w:r>
      <w:r w:rsidR="00BD0258">
        <w:t>L</w:t>
      </w:r>
      <w:r w:rsidR="005B73A2" w:rsidRPr="005B73A2">
        <w:t xml:space="preserve">ithium-ion batteries </w:t>
      </w:r>
      <w:r w:rsidR="0070456E">
        <w:t xml:space="preserve">themselves </w:t>
      </w:r>
      <w:r w:rsidR="005B73A2" w:rsidRPr="005B73A2">
        <w:t xml:space="preserve">are </w:t>
      </w:r>
      <w:r w:rsidR="00BD0258">
        <w:t xml:space="preserve">used </w:t>
      </w:r>
      <w:r w:rsidR="005B73A2" w:rsidRPr="005B73A2">
        <w:t>in numerous electronic devices</w:t>
      </w:r>
      <w:r w:rsidR="00BD0258">
        <w:t xml:space="preserve"> apart from EVs</w:t>
      </w:r>
      <w:r w:rsidR="005B73A2" w:rsidRPr="005B73A2">
        <w:t>. Th</w:t>
      </w:r>
      <w:r w:rsidR="008107B6">
        <w:t xml:space="preserve">e </w:t>
      </w:r>
      <w:r w:rsidR="00CA47E3">
        <w:t xml:space="preserve">battery materials and battery packs </w:t>
      </w:r>
      <w:r w:rsidR="005B73A2" w:rsidRPr="005B73A2">
        <w:t xml:space="preserve">in </w:t>
      </w:r>
      <w:r w:rsidR="009772F2">
        <w:t xml:space="preserve">the </w:t>
      </w:r>
      <w:r w:rsidR="008107B6">
        <w:t xml:space="preserve">diagrams </w:t>
      </w:r>
      <w:r w:rsidR="00712A58">
        <w:t xml:space="preserve">thus include those that </w:t>
      </w:r>
      <w:r w:rsidR="005B73A2" w:rsidRPr="005B73A2">
        <w:t xml:space="preserve">are used in </w:t>
      </w:r>
      <w:r w:rsidR="00267B90">
        <w:t xml:space="preserve">appliances other than </w:t>
      </w:r>
      <w:r w:rsidR="005B73A2" w:rsidRPr="005B73A2">
        <w:t xml:space="preserve">electric and plug-in hybrid vehicles. </w:t>
      </w:r>
    </w:p>
    <w:p w14:paraId="0C1D8957" w14:textId="6D1071D9" w:rsidR="00810D45" w:rsidRDefault="00141391" w:rsidP="00334F39">
      <w:pPr>
        <w:pStyle w:val="Heading1"/>
        <w:numPr>
          <w:ilvl w:val="0"/>
          <w:numId w:val="24"/>
        </w:numPr>
      </w:pPr>
      <w:r>
        <w:t>Trade flows of c</w:t>
      </w:r>
      <w:r w:rsidR="00CC22C8">
        <w:t xml:space="preserve">ritical minerals </w:t>
      </w:r>
    </w:p>
    <w:p w14:paraId="05FCF122" w14:textId="7063181F" w:rsidR="008746D0" w:rsidRDefault="008746D0" w:rsidP="008F3584">
      <w:pPr>
        <w:pStyle w:val="Heading2"/>
      </w:pPr>
      <w:r>
        <w:t>Lithium</w:t>
      </w:r>
    </w:p>
    <w:p w14:paraId="6C7A34B6" w14:textId="6D86166D" w:rsidR="009E6429" w:rsidRDefault="00C77981" w:rsidP="009551A5">
      <w:pPr>
        <w:rPr>
          <w:lang w:val="en-GB"/>
        </w:rPr>
      </w:pPr>
      <w:r w:rsidRPr="00C77981">
        <w:rPr>
          <w:lang w:val="en-GB"/>
        </w:rPr>
        <w:t>Lithium is a soft silvery metal with</w:t>
      </w:r>
      <w:r>
        <w:rPr>
          <w:lang w:val="en-GB"/>
        </w:rPr>
        <w:t xml:space="preserve"> </w:t>
      </w:r>
      <w:r w:rsidRPr="00C77981">
        <w:rPr>
          <w:lang w:val="en-GB"/>
        </w:rPr>
        <w:t>the lowest density of all</w:t>
      </w:r>
      <w:r>
        <w:rPr>
          <w:lang w:val="en-GB"/>
        </w:rPr>
        <w:t xml:space="preserve"> </w:t>
      </w:r>
      <w:r w:rsidRPr="00C77981">
        <w:rPr>
          <w:lang w:val="en-GB"/>
        </w:rPr>
        <w:t>metals</w:t>
      </w:r>
      <w:r>
        <w:rPr>
          <w:lang w:val="en-GB"/>
        </w:rPr>
        <w:t xml:space="preserve">. </w:t>
      </w:r>
      <w:r w:rsidR="003D4BA2">
        <w:rPr>
          <w:lang w:val="en-GB"/>
        </w:rPr>
        <w:t>It</w:t>
      </w:r>
      <w:r w:rsidR="00333DC3" w:rsidRPr="00333DC3">
        <w:rPr>
          <w:lang w:val="en-GB"/>
        </w:rPr>
        <w:t xml:space="preserve"> does not occur as a metal in nature but is</w:t>
      </w:r>
      <w:r w:rsidR="00333DC3">
        <w:rPr>
          <w:lang w:val="en-GB"/>
        </w:rPr>
        <w:t xml:space="preserve"> </w:t>
      </w:r>
      <w:r w:rsidR="00333DC3" w:rsidRPr="00333DC3">
        <w:rPr>
          <w:lang w:val="en-GB"/>
        </w:rPr>
        <w:t>found in hard rock forms</w:t>
      </w:r>
      <w:ins w:id="36" w:author="Graham Mott" w:date="2023-11-30T11:28:00Z">
        <w:r w:rsidR="00486820">
          <w:rPr>
            <w:lang w:val="en-GB"/>
          </w:rPr>
          <w:t>,</w:t>
        </w:r>
      </w:ins>
      <w:r w:rsidR="009551A5">
        <w:rPr>
          <w:lang w:val="en-GB"/>
        </w:rPr>
        <w:t xml:space="preserve"> or </w:t>
      </w:r>
      <w:r w:rsidR="009551A5" w:rsidRPr="009551A5">
        <w:rPr>
          <w:lang w:val="en-GB"/>
        </w:rPr>
        <w:t>in brine deposits as lithium chloride salts</w:t>
      </w:r>
      <w:r w:rsidR="009551A5">
        <w:rPr>
          <w:lang w:val="en-GB"/>
        </w:rPr>
        <w:t>.</w:t>
      </w:r>
      <w:r w:rsidR="006477AA">
        <w:rPr>
          <w:lang w:val="en-GB"/>
        </w:rPr>
        <w:t xml:space="preserve"> </w:t>
      </w:r>
      <w:r w:rsidR="003C05FE" w:rsidRPr="003C05FE">
        <w:rPr>
          <w:lang w:val="en-GB"/>
        </w:rPr>
        <w:t xml:space="preserve">Although found in many rocks and several natural brines, commercial exploitation </w:t>
      </w:r>
      <w:r w:rsidR="003C05FE">
        <w:rPr>
          <w:lang w:val="en-GB"/>
        </w:rPr>
        <w:t xml:space="preserve">of lithium </w:t>
      </w:r>
      <w:r w:rsidR="003C05FE" w:rsidRPr="003C05FE">
        <w:rPr>
          <w:lang w:val="en-GB"/>
        </w:rPr>
        <w:t>is only possible in a few deposits with high concentration</w:t>
      </w:r>
      <w:ins w:id="37" w:author="Graham Mott" w:date="2023-11-30T11:29:00Z">
        <w:r w:rsidR="00EA7446">
          <w:rPr>
            <w:lang w:val="en-GB"/>
          </w:rPr>
          <w:t>s</w:t>
        </w:r>
      </w:ins>
      <w:r w:rsidR="003C05FE" w:rsidRPr="003C05FE">
        <w:rPr>
          <w:lang w:val="en-GB"/>
        </w:rPr>
        <w:t xml:space="preserve"> that make exploitation </w:t>
      </w:r>
      <w:r w:rsidR="00466100">
        <w:rPr>
          <w:lang w:val="en-GB"/>
        </w:rPr>
        <w:t xml:space="preserve">economically </w:t>
      </w:r>
      <w:r w:rsidR="003C05FE" w:rsidRPr="003C05FE">
        <w:rPr>
          <w:lang w:val="en-GB"/>
        </w:rPr>
        <w:t>feasible.</w:t>
      </w:r>
      <w:r w:rsidR="00837E63">
        <w:rPr>
          <w:rStyle w:val="FootnoteReference"/>
          <w:lang w:val="en-GB"/>
        </w:rPr>
        <w:footnoteReference w:id="9"/>
      </w:r>
      <w:r w:rsidR="00333DC3" w:rsidRPr="00333DC3">
        <w:rPr>
          <w:lang w:val="en-GB"/>
        </w:rPr>
        <w:t xml:space="preserve"> </w:t>
      </w:r>
      <w:r w:rsidR="009E6429">
        <w:rPr>
          <w:lang w:val="en-GB"/>
        </w:rPr>
        <w:t xml:space="preserve">Lithium ore or brine are </w:t>
      </w:r>
      <w:r w:rsidR="009E6429" w:rsidRPr="003724CE">
        <w:rPr>
          <w:lang w:val="en-GB"/>
        </w:rPr>
        <w:t xml:space="preserve">used </w:t>
      </w:r>
      <w:r w:rsidR="009E6429">
        <w:rPr>
          <w:lang w:val="en-GB"/>
        </w:rPr>
        <w:t>to manufacture lithium hydroxide and lithium carbonate,</w:t>
      </w:r>
      <w:r w:rsidR="009E6429" w:rsidRPr="003724CE">
        <w:rPr>
          <w:lang w:val="en-GB"/>
        </w:rPr>
        <w:t xml:space="preserve"> </w:t>
      </w:r>
      <w:r w:rsidR="009E6429">
        <w:rPr>
          <w:lang w:val="en-GB"/>
        </w:rPr>
        <w:t>which are essential</w:t>
      </w:r>
      <w:r w:rsidR="009E6429" w:rsidRPr="003724CE">
        <w:rPr>
          <w:lang w:val="en-GB"/>
        </w:rPr>
        <w:t xml:space="preserve"> in </w:t>
      </w:r>
      <w:r w:rsidR="009E6429">
        <w:rPr>
          <w:lang w:val="en-GB"/>
        </w:rPr>
        <w:t>producing</w:t>
      </w:r>
      <w:r w:rsidR="009E6429" w:rsidRPr="003724CE">
        <w:rPr>
          <w:lang w:val="en-GB"/>
        </w:rPr>
        <w:t xml:space="preserve"> battery cathodes.</w:t>
      </w:r>
      <w:r w:rsidR="009E6429">
        <w:rPr>
          <w:lang w:val="en-GB"/>
        </w:rPr>
        <w:t xml:space="preserve"> </w:t>
      </w:r>
    </w:p>
    <w:p w14:paraId="6EAF00C9" w14:textId="522ABA38" w:rsidR="00B248B9" w:rsidRDefault="04995BF8" w:rsidP="002548AB">
      <w:r>
        <w:t>Figure 1</w:t>
      </w:r>
      <w:r w:rsidR="54B89A8E">
        <w:t xml:space="preserve"> </w:t>
      </w:r>
      <w:r w:rsidR="2BBEC8BA">
        <w:t xml:space="preserve">illustrates </w:t>
      </w:r>
      <w:r w:rsidR="483F805C">
        <w:t xml:space="preserve">bilateral </w:t>
      </w:r>
      <w:r w:rsidR="2BBEC8BA">
        <w:t xml:space="preserve">trade flows of </w:t>
      </w:r>
      <w:r w:rsidR="042A3A3A">
        <w:t>lithium and lithium-based products</w:t>
      </w:r>
      <w:r w:rsidR="140899AA">
        <w:t xml:space="preserve"> of the year 2022</w:t>
      </w:r>
      <w:r w:rsidR="3138A7C4">
        <w:t xml:space="preserve">, highlighting the </w:t>
      </w:r>
      <w:r w:rsidR="54B6AB15">
        <w:t xml:space="preserve">major bilateral trade flows in </w:t>
      </w:r>
      <w:ins w:id="38" w:author="Graham Mott" w:date="2023-11-30T11:21:00Z">
        <w:r w:rsidR="0027796D" w:rsidRPr="0027796D">
          <w:t>United States dollars</w:t>
        </w:r>
      </w:ins>
      <w:del w:id="39" w:author="Graham Mott" w:date="2023-11-30T11:21:00Z">
        <w:r w:rsidR="54B6AB15" w:rsidDel="0027796D">
          <w:delText>US$</w:delText>
        </w:r>
      </w:del>
      <w:r w:rsidR="54B6AB15">
        <w:t xml:space="preserve"> in each processing stage</w:t>
      </w:r>
      <w:r w:rsidR="042A3A3A">
        <w:t xml:space="preserve">. </w:t>
      </w:r>
      <w:r w:rsidR="54B6AB15">
        <w:t>The gra</w:t>
      </w:r>
      <w:r w:rsidR="2FE812FC">
        <w:t xml:space="preserve">ph illustrates the </w:t>
      </w:r>
      <w:r w:rsidR="781E0BA4">
        <w:t xml:space="preserve">high </w:t>
      </w:r>
      <w:r w:rsidR="3BFC20CB">
        <w:t xml:space="preserve">values of trade of </w:t>
      </w:r>
      <w:r w:rsidR="41ED33E5">
        <w:t xml:space="preserve">the raw mineral </w:t>
      </w:r>
      <w:bookmarkStart w:id="40" w:name="_Int_xDvIVmrG"/>
      <w:r w:rsidR="41ED33E5">
        <w:t>and also</w:t>
      </w:r>
      <w:bookmarkEnd w:id="40"/>
      <w:r w:rsidR="41ED33E5">
        <w:t xml:space="preserve"> of the </w:t>
      </w:r>
      <w:r w:rsidR="64B47E1E">
        <w:t xml:space="preserve">cell components and battery packs. </w:t>
      </w:r>
      <w:r w:rsidR="00F41B8B">
        <w:t xml:space="preserve">Figure 2 shows the </w:t>
      </w:r>
      <w:r w:rsidR="627090C9">
        <w:t xml:space="preserve">same trade flows but </w:t>
      </w:r>
      <w:r w:rsidR="4462AC54">
        <w:t xml:space="preserve">the widths of these flows represent the share of the bilateral trade in total exports in each </w:t>
      </w:r>
      <w:r w:rsidR="4933F80D">
        <w:t>processing stage. The graph highlights the concentration of trade in the upstream part of the value chai</w:t>
      </w:r>
      <w:r w:rsidR="57A0A4D6">
        <w:t>n.</w:t>
      </w:r>
      <w:r w:rsidR="5B5BF26D">
        <w:t xml:space="preserve"> </w:t>
      </w:r>
    </w:p>
    <w:p w14:paraId="5CAFF0A6" w14:textId="7A82706A" w:rsidR="008239F4" w:rsidRDefault="008239F4" w:rsidP="008239F4">
      <w:pPr>
        <w:rPr>
          <w:b/>
        </w:rPr>
      </w:pPr>
      <w:r w:rsidRPr="00435733">
        <w:rPr>
          <w:b/>
          <w:bCs/>
        </w:rPr>
        <w:t xml:space="preserve">Figure </w:t>
      </w:r>
      <w:r w:rsidR="00BA5696" w:rsidRPr="00435733">
        <w:rPr>
          <w:b/>
          <w:bCs/>
        </w:rPr>
        <w:t>1</w:t>
      </w:r>
      <w:r w:rsidRPr="00435733">
        <w:rPr>
          <w:b/>
          <w:bCs/>
        </w:rPr>
        <w:t xml:space="preserve">. Lithium </w:t>
      </w:r>
      <w:r w:rsidR="00973922" w:rsidRPr="00435733">
        <w:rPr>
          <w:b/>
          <w:bCs/>
        </w:rPr>
        <w:t>trade flows</w:t>
      </w:r>
      <w:r w:rsidR="00BA5696" w:rsidRPr="00435733">
        <w:rPr>
          <w:b/>
          <w:bCs/>
        </w:rPr>
        <w:t xml:space="preserve"> along the </w:t>
      </w:r>
      <w:r w:rsidR="00DC0BCD" w:rsidRPr="00435733">
        <w:rPr>
          <w:b/>
          <w:bCs/>
        </w:rPr>
        <w:t>EV</w:t>
      </w:r>
      <w:r w:rsidR="00BA5696" w:rsidRPr="00435733">
        <w:rPr>
          <w:b/>
          <w:bCs/>
        </w:rPr>
        <w:t xml:space="preserve"> value chain</w:t>
      </w:r>
      <w:r w:rsidRPr="00435733">
        <w:rPr>
          <w:b/>
          <w:bCs/>
        </w:rPr>
        <w:t>, 2022</w:t>
      </w:r>
      <w:r w:rsidR="01F04E7B" w:rsidRPr="6248651E">
        <w:rPr>
          <w:b/>
          <w:bCs/>
        </w:rPr>
        <w:t xml:space="preserve"> (</w:t>
      </w:r>
      <w:ins w:id="41" w:author="Graham Mott" w:date="2023-11-30T11:29:00Z">
        <w:r w:rsidR="00D04AE7" w:rsidRPr="00D04AE7">
          <w:rPr>
            <w:b/>
            <w:bCs/>
          </w:rPr>
          <w:t>United States dollars</w:t>
        </w:r>
      </w:ins>
      <w:del w:id="42" w:author="Graham Mott" w:date="2023-11-30T11:29:00Z">
        <w:r w:rsidR="01F04E7B" w:rsidRPr="6248651E" w:rsidDel="00D04AE7">
          <w:rPr>
            <w:b/>
            <w:bCs/>
          </w:rPr>
          <w:delText>$US</w:delText>
        </w:r>
      </w:del>
      <w:r w:rsidR="01F04E7B" w:rsidRPr="6248651E">
        <w:rPr>
          <w:b/>
          <w:bCs/>
        </w:rPr>
        <w:t>)</w:t>
      </w:r>
    </w:p>
    <w:p w14:paraId="64B009FC" w14:textId="0A1FFD43" w:rsidR="008239F4" w:rsidRDefault="6F51BB1F" w:rsidP="1D52E580">
      <w:commentRangeStart w:id="43"/>
      <w:r>
        <w:rPr>
          <w:noProof/>
        </w:rPr>
        <w:lastRenderedPageBreak/>
        <w:drawing>
          <wp:inline distT="0" distB="0" distL="0" distR="0" wp14:anchorId="0B83EADF" wp14:editId="0522346E">
            <wp:extent cx="5711695" cy="2939143"/>
            <wp:effectExtent l="0" t="0" r="3810" b="0"/>
            <wp:docPr id="497173382" name="Picture 49717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733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3057" cy="2944990"/>
                    </a:xfrm>
                    <a:prstGeom prst="rect">
                      <a:avLst/>
                    </a:prstGeom>
                  </pic:spPr>
                </pic:pic>
              </a:graphicData>
            </a:graphic>
          </wp:inline>
        </w:drawing>
      </w:r>
      <w:commentRangeEnd w:id="43"/>
      <w:r w:rsidR="00D60C78">
        <w:rPr>
          <w:rStyle w:val="CommentReference"/>
        </w:rPr>
        <w:commentReference w:id="43"/>
      </w:r>
    </w:p>
    <w:p w14:paraId="507C0826" w14:textId="145145BA" w:rsidR="008239F4" w:rsidRPr="008F3584" w:rsidRDefault="008239F4" w:rsidP="008F3584">
      <w:pPr>
        <w:spacing w:after="0"/>
        <w:rPr>
          <w:sz w:val="18"/>
          <w:szCs w:val="18"/>
        </w:rPr>
      </w:pPr>
      <w:r w:rsidRPr="008F3584">
        <w:rPr>
          <w:sz w:val="18"/>
          <w:szCs w:val="18"/>
        </w:rPr>
        <w:t xml:space="preserve">Source: UNCTAD secretariat calculations based on data from UN </w:t>
      </w:r>
      <w:proofErr w:type="spellStart"/>
      <w:r w:rsidRPr="008F3584">
        <w:rPr>
          <w:sz w:val="18"/>
          <w:szCs w:val="18"/>
        </w:rPr>
        <w:t>Comtrade</w:t>
      </w:r>
      <w:proofErr w:type="spellEnd"/>
      <w:r w:rsidRPr="008F3584">
        <w:rPr>
          <w:sz w:val="18"/>
          <w:szCs w:val="18"/>
        </w:rPr>
        <w:t>.</w:t>
      </w:r>
    </w:p>
    <w:p w14:paraId="31815597" w14:textId="6D684418" w:rsidR="000D5F68" w:rsidRPr="008F3584" w:rsidRDefault="000D5F68" w:rsidP="008F3584">
      <w:pPr>
        <w:rPr>
          <w:sz w:val="18"/>
          <w:szCs w:val="18"/>
        </w:rPr>
      </w:pPr>
      <w:r w:rsidRPr="008F3584">
        <w:rPr>
          <w:sz w:val="18"/>
          <w:szCs w:val="18"/>
        </w:rPr>
        <w:t xml:space="preserve">Note: </w:t>
      </w:r>
      <w:r w:rsidR="005F4CDE" w:rsidRPr="005F4CDE">
        <w:rPr>
          <w:sz w:val="18"/>
          <w:szCs w:val="18"/>
        </w:rPr>
        <w:t>Th</w:t>
      </w:r>
      <w:r w:rsidR="00135143">
        <w:rPr>
          <w:sz w:val="18"/>
          <w:szCs w:val="18"/>
        </w:rPr>
        <w:t>e figure shows</w:t>
      </w:r>
      <w:r w:rsidR="005F4CDE" w:rsidRPr="005F4CDE">
        <w:rPr>
          <w:sz w:val="18"/>
          <w:szCs w:val="18"/>
        </w:rPr>
        <w:t xml:space="preserve"> trade between countries in terms of exports and imports, but it does not provide information </w:t>
      </w:r>
      <w:ins w:id="44" w:author="Graham Mott" w:date="2023-11-30T11:30:00Z">
        <w:r w:rsidR="0041288D" w:rsidRPr="0041288D">
          <w:rPr>
            <w:sz w:val="18"/>
            <w:szCs w:val="18"/>
          </w:rPr>
          <w:t>on</w:t>
        </w:r>
        <w:r w:rsidR="0041288D">
          <w:rPr>
            <w:sz w:val="18"/>
            <w:szCs w:val="18"/>
          </w:rPr>
          <w:t xml:space="preserve"> </w:t>
        </w:r>
      </w:ins>
      <w:del w:id="45" w:author="Graham Mott" w:date="2023-11-30T11:30:00Z">
        <w:r w:rsidR="005F4CDE" w:rsidRPr="005F4CDE" w:rsidDel="0041288D">
          <w:rPr>
            <w:sz w:val="18"/>
            <w:szCs w:val="18"/>
          </w:rPr>
          <w:delText>about</w:delText>
        </w:r>
      </w:del>
      <w:r w:rsidR="005F4CDE" w:rsidRPr="005F4CDE">
        <w:rPr>
          <w:sz w:val="18"/>
          <w:szCs w:val="18"/>
        </w:rPr>
        <w:t xml:space="preserve"> local production within individual countries.</w:t>
      </w:r>
      <w:r w:rsidR="005F4CDE">
        <w:rPr>
          <w:sz w:val="18"/>
          <w:szCs w:val="18"/>
        </w:rPr>
        <w:t xml:space="preserve"> </w:t>
      </w:r>
      <w:r w:rsidR="00A35097" w:rsidRPr="008F3584">
        <w:rPr>
          <w:sz w:val="18"/>
          <w:szCs w:val="18"/>
        </w:rPr>
        <w:t xml:space="preserve">The trade data are as reported in the following </w:t>
      </w:r>
      <w:ins w:id="46" w:author="Graham Mott" w:date="2023-11-30T11:30:00Z">
        <w:r w:rsidR="0041288D">
          <w:rPr>
            <w:sz w:val="18"/>
            <w:szCs w:val="18"/>
          </w:rPr>
          <w:t>6-digit level</w:t>
        </w:r>
        <w:r w:rsidR="0041288D" w:rsidRPr="008F3584">
          <w:rPr>
            <w:sz w:val="18"/>
            <w:szCs w:val="18"/>
          </w:rPr>
          <w:t xml:space="preserve"> </w:t>
        </w:r>
      </w:ins>
      <w:r w:rsidR="00A35097" w:rsidRPr="008F3584">
        <w:rPr>
          <w:sz w:val="18"/>
          <w:szCs w:val="18"/>
        </w:rPr>
        <w:t>HS Codes</w:t>
      </w:r>
      <w:del w:id="47" w:author="Graham Mott" w:date="2023-11-30T11:33:00Z">
        <w:r w:rsidR="004A1DF6" w:rsidDel="00105AB7">
          <w:rPr>
            <w:sz w:val="18"/>
            <w:szCs w:val="18"/>
          </w:rPr>
          <w:delText>,</w:delText>
        </w:r>
      </w:del>
      <w:r w:rsidR="004A1DF6">
        <w:rPr>
          <w:sz w:val="18"/>
          <w:szCs w:val="18"/>
        </w:rPr>
        <w:t xml:space="preserve"> </w:t>
      </w:r>
      <w:del w:id="48" w:author="Graham Mott" w:date="2023-11-30T11:30:00Z">
        <w:r w:rsidR="004A1DF6" w:rsidDel="0041288D">
          <w:rPr>
            <w:sz w:val="18"/>
            <w:szCs w:val="18"/>
          </w:rPr>
          <w:delText>which are at the 6-digit level</w:delText>
        </w:r>
      </w:del>
      <w:r w:rsidR="00A35097" w:rsidRPr="008F3584">
        <w:rPr>
          <w:sz w:val="18"/>
          <w:szCs w:val="18"/>
        </w:rPr>
        <w:t>: 253090, 283691 (</w:t>
      </w:r>
      <w:r w:rsidR="00F61579">
        <w:rPr>
          <w:sz w:val="18"/>
          <w:szCs w:val="18"/>
        </w:rPr>
        <w:t>Lithium o</w:t>
      </w:r>
      <w:r w:rsidR="00A35097" w:rsidRPr="008F3584">
        <w:rPr>
          <w:sz w:val="18"/>
          <w:szCs w:val="18"/>
        </w:rPr>
        <w:t>res and concentrates, and lithium carbonate); 282520, 282739; 282690; 282619 (processed and/or refined raw materials); 284290, 284169, 382499 (lithium cathode materials); 850790, 850760 (Cell components of batteries and battery packs; and 870240, 870360, 870370, 870380 (Electric and plug-in hybrid vehicles). Unit value is calculated from the reported trade value and quantity.</w:t>
      </w:r>
    </w:p>
    <w:p w14:paraId="68D1151D" w14:textId="09D9510C" w:rsidR="00435733" w:rsidRDefault="00435733" w:rsidP="00435733">
      <w:pPr>
        <w:rPr>
          <w:b/>
        </w:rPr>
      </w:pPr>
    </w:p>
    <w:p w14:paraId="7ECFAE60" w14:textId="3D8CFF49" w:rsidR="2D8CC394" w:rsidRDefault="2D8CC394" w:rsidP="4A39178D">
      <w:pPr>
        <w:rPr>
          <w:b/>
        </w:rPr>
      </w:pPr>
      <w:r w:rsidRPr="4A39178D">
        <w:rPr>
          <w:b/>
          <w:bCs/>
        </w:rPr>
        <w:t>Figure 2. Share of lithium trade flow to total export value along the EV value chain, 2022</w:t>
      </w:r>
      <w:r w:rsidR="40501032" w:rsidRPr="5D381C68">
        <w:rPr>
          <w:b/>
          <w:bCs/>
        </w:rPr>
        <w:t xml:space="preserve"> (percentage</w:t>
      </w:r>
      <w:r w:rsidR="7F04F9BA" w:rsidRPr="0A18FF18">
        <w:rPr>
          <w:b/>
          <w:bCs/>
        </w:rPr>
        <w:t xml:space="preserve"> </w:t>
      </w:r>
      <w:r w:rsidR="7F04F9BA" w:rsidRPr="694032BF">
        <w:rPr>
          <w:b/>
          <w:bCs/>
        </w:rPr>
        <w:t xml:space="preserve">of total </w:t>
      </w:r>
      <w:r w:rsidR="7F04F9BA" w:rsidRPr="5C8FA958">
        <w:rPr>
          <w:b/>
          <w:bCs/>
        </w:rPr>
        <w:t>exports</w:t>
      </w:r>
      <w:r w:rsidR="40501032" w:rsidRPr="5C8FA958">
        <w:rPr>
          <w:b/>
          <w:bCs/>
        </w:rPr>
        <w:t>)</w:t>
      </w:r>
    </w:p>
    <w:p w14:paraId="0E05542F" w14:textId="5CA7B184" w:rsidR="2D8CC394" w:rsidRDefault="2D8CC394" w:rsidP="4A39178D">
      <w:r>
        <w:rPr>
          <w:noProof/>
        </w:rPr>
        <w:drawing>
          <wp:inline distT="0" distB="0" distL="0" distR="0" wp14:anchorId="70C73D38" wp14:editId="4F7CF16C">
            <wp:extent cx="5624739" cy="2952988"/>
            <wp:effectExtent l="0" t="0" r="0" b="0"/>
            <wp:docPr id="1082463435" name="Picture 108246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4739" cy="2952988"/>
                    </a:xfrm>
                    <a:prstGeom prst="rect">
                      <a:avLst/>
                    </a:prstGeom>
                  </pic:spPr>
                </pic:pic>
              </a:graphicData>
            </a:graphic>
          </wp:inline>
        </w:drawing>
      </w:r>
    </w:p>
    <w:p w14:paraId="47D50BFB" w14:textId="145145BA" w:rsidR="2D8CC394" w:rsidRDefault="2D8CC394" w:rsidP="4A39178D">
      <w:pPr>
        <w:spacing w:after="0"/>
        <w:rPr>
          <w:sz w:val="18"/>
          <w:szCs w:val="18"/>
        </w:rPr>
      </w:pPr>
      <w:r w:rsidRPr="4A39178D">
        <w:rPr>
          <w:sz w:val="18"/>
          <w:szCs w:val="18"/>
        </w:rPr>
        <w:t xml:space="preserve">Source: UNCTAD secretariat calculations based on data from UN </w:t>
      </w:r>
      <w:proofErr w:type="spellStart"/>
      <w:r w:rsidRPr="4A39178D">
        <w:rPr>
          <w:sz w:val="18"/>
          <w:szCs w:val="18"/>
        </w:rPr>
        <w:t>Comtrade</w:t>
      </w:r>
      <w:proofErr w:type="spellEnd"/>
      <w:r w:rsidRPr="4A39178D">
        <w:rPr>
          <w:sz w:val="18"/>
          <w:szCs w:val="18"/>
        </w:rPr>
        <w:t>.</w:t>
      </w:r>
    </w:p>
    <w:p w14:paraId="0D12811A" w14:textId="77607510" w:rsidR="2D8CC394" w:rsidRDefault="2D8CC394" w:rsidP="4A39178D">
      <w:pPr>
        <w:rPr>
          <w:sz w:val="18"/>
          <w:szCs w:val="18"/>
        </w:rPr>
      </w:pPr>
      <w:r w:rsidRPr="4A39178D">
        <w:rPr>
          <w:sz w:val="18"/>
          <w:szCs w:val="18"/>
        </w:rPr>
        <w:t xml:space="preserve">Note: The figure shows the share of trade to total export value at each stage of the value chain. This is based on trade data as reported in the following </w:t>
      </w:r>
      <w:ins w:id="49" w:author="Graham Mott" w:date="2023-11-30T11:32:00Z">
        <w:r w:rsidR="00105AB7" w:rsidRPr="4A39178D">
          <w:rPr>
            <w:sz w:val="18"/>
            <w:szCs w:val="18"/>
          </w:rPr>
          <w:t xml:space="preserve">6-digit level </w:t>
        </w:r>
      </w:ins>
      <w:r w:rsidRPr="4A39178D">
        <w:rPr>
          <w:sz w:val="18"/>
          <w:szCs w:val="18"/>
        </w:rPr>
        <w:t>HS Codes</w:t>
      </w:r>
      <w:del w:id="50" w:author="Graham Mott" w:date="2023-11-30T11:33:00Z">
        <w:r w:rsidRPr="4A39178D" w:rsidDel="00105AB7">
          <w:rPr>
            <w:sz w:val="18"/>
            <w:szCs w:val="18"/>
          </w:rPr>
          <w:delText>, which are at the</w:delText>
        </w:r>
      </w:del>
      <w:del w:id="51" w:author="Graham Mott" w:date="2023-11-30T11:32:00Z">
        <w:r w:rsidRPr="4A39178D" w:rsidDel="00105AB7">
          <w:rPr>
            <w:sz w:val="18"/>
            <w:szCs w:val="18"/>
          </w:rPr>
          <w:delText xml:space="preserve"> 6-digit level</w:delText>
        </w:r>
      </w:del>
      <w:r w:rsidRPr="4A39178D">
        <w:rPr>
          <w:sz w:val="18"/>
          <w:szCs w:val="18"/>
        </w:rPr>
        <w:t xml:space="preserve">: 253090, 283691 (Lithium ores and concentrates, and lithium carbonate); 282520, 282739; 282690; 282619 (processed and/or refined raw materials); 284290, 284169, 382499 (lithium cathode materials); 850790, 850760 (Cell components of batteries and battery packs; and 870240, </w:t>
      </w:r>
      <w:r w:rsidRPr="4A39178D">
        <w:rPr>
          <w:sz w:val="18"/>
          <w:szCs w:val="18"/>
        </w:rPr>
        <w:lastRenderedPageBreak/>
        <w:t xml:space="preserve">870360, 870370, 870380 (Electric and plug-in hybrid vehicles). The first node represents the share of exports </w:t>
      </w:r>
      <w:r w:rsidR="00DE2A19">
        <w:rPr>
          <w:sz w:val="18"/>
          <w:szCs w:val="18"/>
        </w:rPr>
        <w:t>of</w:t>
      </w:r>
      <w:r w:rsidR="78FED58D" w:rsidRPr="4A39178D">
        <w:rPr>
          <w:sz w:val="18"/>
          <w:szCs w:val="18"/>
        </w:rPr>
        <w:t xml:space="preserve"> the main exporting countries of raw material.</w:t>
      </w:r>
    </w:p>
    <w:p w14:paraId="4EF59C44" w14:textId="14118438" w:rsidR="00CD5806" w:rsidRDefault="10D7D78A" w:rsidP="00CD5806">
      <w:r w:rsidRPr="00425F5A">
        <w:t xml:space="preserve">At the </w:t>
      </w:r>
      <w:r w:rsidR="514C1F0E">
        <w:t xml:space="preserve">extraction stage, </w:t>
      </w:r>
      <w:ins w:id="52" w:author="Graham Mott" w:date="2023-11-30T10:03:00Z">
        <w:r w:rsidR="51331566">
          <w:t>Australia</w:t>
        </w:r>
      </w:ins>
      <w:r w:rsidR="4B65BE25">
        <w:t xml:space="preserve"> and Chile </w:t>
      </w:r>
      <w:r w:rsidR="14BDD7E8">
        <w:t xml:space="preserve">account for more than </w:t>
      </w:r>
      <w:r w:rsidR="2FAAAD7E">
        <w:t>79 per cent</w:t>
      </w:r>
      <w:r w:rsidR="14BDD7E8">
        <w:t xml:space="preserve"> of lithium </w:t>
      </w:r>
      <w:r w:rsidR="2D644E84">
        <w:t xml:space="preserve">ore and brine </w:t>
      </w:r>
      <w:r w:rsidR="14BDD7E8">
        <w:t>exports</w:t>
      </w:r>
      <w:ins w:id="53" w:author="Graham Mott" w:date="2023-11-30T11:34:00Z">
        <w:r w:rsidR="00282301">
          <w:t>,</w:t>
        </w:r>
      </w:ins>
      <w:r w:rsidR="0324E3FD">
        <w:t xml:space="preserve"> and China </w:t>
      </w:r>
      <w:r w:rsidR="021EE678">
        <w:t xml:space="preserve">imports over </w:t>
      </w:r>
      <w:r w:rsidR="4781AAD7">
        <w:t>73 per cent</w:t>
      </w:r>
      <w:r w:rsidR="021EE678">
        <w:t xml:space="preserve"> of lithium traded in the world</w:t>
      </w:r>
      <w:r w:rsidR="2D644E84">
        <w:t xml:space="preserve">. </w:t>
      </w:r>
      <w:r w:rsidR="1274BFD2">
        <w:t xml:space="preserve">Australia, the </w:t>
      </w:r>
      <w:r w:rsidR="1274BFD2" w:rsidRPr="007B043A">
        <w:t>world</w:t>
      </w:r>
      <w:r w:rsidR="1274BFD2">
        <w:t>'</w:t>
      </w:r>
      <w:r w:rsidR="1274BFD2" w:rsidRPr="007B043A">
        <w:t xml:space="preserve">s largest </w:t>
      </w:r>
      <w:r w:rsidR="1274BFD2">
        <w:t>exporter</w:t>
      </w:r>
      <w:r w:rsidR="1274BFD2" w:rsidRPr="007B043A">
        <w:t xml:space="preserve"> of spodumene</w:t>
      </w:r>
      <w:r w:rsidR="1274BFD2">
        <w:t xml:space="preserve"> (lithium ore), had </w:t>
      </w:r>
      <w:ins w:id="54" w:author="Graham Mott" w:date="2023-11-30T11:43:00Z">
        <w:r w:rsidR="00B81F0A" w:rsidRPr="00B81F0A">
          <w:t>relatively little</w:t>
        </w:r>
        <w:r w:rsidR="00B11183">
          <w:t xml:space="preserve"> </w:t>
        </w:r>
      </w:ins>
      <w:del w:id="55" w:author="Graham Mott" w:date="2023-11-30T11:43:00Z">
        <w:r w:rsidR="1274BFD2" w:rsidDel="00B81F0A">
          <w:delText xml:space="preserve">only a limited capacity </w:delText>
        </w:r>
      </w:del>
      <w:r w:rsidR="1274BFD2" w:rsidRPr="007B043A">
        <w:t>lithium hydroxide refining capacity</w:t>
      </w:r>
      <w:r w:rsidR="1274BFD2">
        <w:t xml:space="preserve"> in 2022. The country is planning </w:t>
      </w:r>
      <w:r w:rsidR="1274BFD2" w:rsidRPr="007B043A">
        <w:t xml:space="preserve">to </w:t>
      </w:r>
      <w:r w:rsidR="1274BFD2">
        <w:t>reach</w:t>
      </w:r>
      <w:r w:rsidR="1274BFD2" w:rsidRPr="007B043A">
        <w:t xml:space="preserve"> about 10 per cent of global </w:t>
      </w:r>
      <w:r w:rsidR="1274BFD2">
        <w:t xml:space="preserve">lithium refining </w:t>
      </w:r>
      <w:r w:rsidR="1274BFD2" w:rsidRPr="007B043A">
        <w:t>capacity</w:t>
      </w:r>
      <w:r w:rsidR="1274BFD2">
        <w:t xml:space="preserve"> by </w:t>
      </w:r>
      <w:r w:rsidR="1274BFD2" w:rsidRPr="007B043A">
        <w:t>2024.</w:t>
      </w:r>
      <w:r w:rsidR="00CD5806" w:rsidRPr="58776DB3">
        <w:rPr>
          <w:rStyle w:val="FootnoteReference"/>
        </w:rPr>
        <w:footnoteReference w:id="10"/>
      </w:r>
      <w:r w:rsidR="1274BFD2">
        <w:t xml:space="preserve"> </w:t>
      </w:r>
      <w:r w:rsidR="1274BFD2" w:rsidRPr="007B043A">
        <w:t>Chile</w:t>
      </w:r>
      <w:r w:rsidR="1274BFD2">
        <w:t>,</w:t>
      </w:r>
      <w:r w:rsidR="1274BFD2" w:rsidRPr="007B043A">
        <w:t xml:space="preserve"> </w:t>
      </w:r>
      <w:r w:rsidR="1274BFD2" w:rsidRPr="00FC4698">
        <w:t xml:space="preserve">the largest exporter of lithium brine, </w:t>
      </w:r>
      <w:commentRangeStart w:id="56"/>
      <w:commentRangeStart w:id="57"/>
      <w:r w:rsidR="1274BFD2">
        <w:t>ha</w:t>
      </w:r>
      <w:ins w:id="58" w:author="Saidali Abdoulkarim" w:date="2023-11-30T13:52:00Z">
        <w:r w:rsidR="00857C88">
          <w:t>s</w:t>
        </w:r>
      </w:ins>
      <w:del w:id="59" w:author="Saidali Abdoulkarim" w:date="2023-11-30T13:52:00Z">
        <w:r w:rsidR="1274BFD2" w:rsidDel="00857C88">
          <w:delText>d</w:delText>
        </w:r>
      </w:del>
      <w:r w:rsidR="1274BFD2">
        <w:t xml:space="preserve"> a refining capacity and </w:t>
      </w:r>
      <w:ins w:id="60" w:author="Saidali Abdoulkarim" w:date="2023-11-30T13:52:00Z">
        <w:r w:rsidR="00857C88">
          <w:t>is</w:t>
        </w:r>
      </w:ins>
      <w:ins w:id="61" w:author="Saidali Abdoulkarim" w:date="2023-11-30T13:53:00Z">
        <w:r w:rsidR="00857C88">
          <w:t xml:space="preserve"> a major exporter</w:t>
        </w:r>
      </w:ins>
      <w:ins w:id="62" w:author="Saidali Abdoulkarim" w:date="2023-11-30T13:54:00Z">
        <w:r w:rsidR="00857C88">
          <w:t xml:space="preserve"> of</w:t>
        </w:r>
        <w:r w:rsidR="00A530DD">
          <w:t xml:space="preserve"> </w:t>
        </w:r>
      </w:ins>
      <w:del w:id="63" w:author="Saidali Abdoulkarim" w:date="2023-11-30T13:52:00Z">
        <w:r w:rsidR="1274BFD2" w:rsidDel="00857C88">
          <w:delText>had</w:delText>
        </w:r>
      </w:del>
      <w:del w:id="64" w:author="Saidali Abdoulkarim" w:date="2023-11-30T13:54:00Z">
        <w:r w:rsidR="1274BFD2" w:rsidDel="00A530DD">
          <w:delText xml:space="preserve"> </w:delText>
        </w:r>
        <w:r w:rsidR="1274BFD2" w:rsidDel="00857C88">
          <w:delText xml:space="preserve">some share in the world </w:delText>
        </w:r>
      </w:del>
      <w:r w:rsidR="1274BFD2">
        <w:t>lithium hydroxide</w:t>
      </w:r>
      <w:del w:id="65" w:author="Saidali Abdoulkarim" w:date="2023-11-30T13:54:00Z">
        <w:r w:rsidR="1274BFD2" w:rsidDel="00857C88">
          <w:delText xml:space="preserve"> exports</w:delText>
        </w:r>
        <w:commentRangeEnd w:id="56"/>
        <w:r w:rsidR="002D1363" w:rsidDel="00857C88">
          <w:rPr>
            <w:rStyle w:val="CommentReference"/>
          </w:rPr>
          <w:commentReference w:id="56"/>
        </w:r>
      </w:del>
      <w:commentRangeEnd w:id="57"/>
      <w:r w:rsidR="009C4834">
        <w:rPr>
          <w:rStyle w:val="CommentReference"/>
        </w:rPr>
        <w:commentReference w:id="57"/>
      </w:r>
      <w:r w:rsidR="1274BFD2">
        <w:t xml:space="preserve">. </w:t>
      </w:r>
      <w:r w:rsidR="1274BFD2" w:rsidRPr="00CB729E">
        <w:t xml:space="preserve">Lithium mining is dominated by Chilean, Chinese, United States and Australian </w:t>
      </w:r>
      <w:r w:rsidR="1274BFD2">
        <w:t xml:space="preserve">firms, </w:t>
      </w:r>
      <w:r w:rsidR="1274BFD2" w:rsidRPr="00CB729E">
        <w:t>which control</w:t>
      </w:r>
      <w:ins w:id="66" w:author="Graham Mott" w:date="2023-11-30T11:46:00Z">
        <w:r w:rsidR="002D1363">
          <w:t xml:space="preserve"> a</w:t>
        </w:r>
      </w:ins>
      <w:r w:rsidR="1274BFD2">
        <w:t xml:space="preserve"> </w:t>
      </w:r>
      <w:ins w:id="67" w:author="Graham Mott" w:date="2023-11-30T11:46:00Z">
        <w:r w:rsidR="002D1363" w:rsidRPr="00CB729E">
          <w:t xml:space="preserve">combined </w:t>
        </w:r>
      </w:ins>
      <w:r w:rsidR="1274BFD2" w:rsidRPr="00CB729E">
        <w:t>53 per cent of global lithium production</w:t>
      </w:r>
      <w:del w:id="68" w:author="Graham Mott" w:date="2023-11-30T11:46:00Z">
        <w:r w:rsidR="1274BFD2" w:rsidRPr="00CB729E" w:rsidDel="002D1363">
          <w:delText xml:space="preserve"> combined</w:delText>
        </w:r>
      </w:del>
      <w:r w:rsidR="1274BFD2">
        <w:t>.</w:t>
      </w:r>
      <w:r w:rsidR="00CD5806">
        <w:rPr>
          <w:rStyle w:val="FootnoteReference"/>
        </w:rPr>
        <w:footnoteReference w:id="11"/>
      </w:r>
    </w:p>
    <w:p w14:paraId="73F2646D" w14:textId="54C1DA95" w:rsidR="00506586" w:rsidRDefault="00F86E1A" w:rsidP="00CD741F">
      <w:pPr>
        <w:rPr>
          <w:lang w:val="en-GB"/>
        </w:rPr>
      </w:pPr>
      <w:r>
        <w:rPr>
          <w:lang w:val="en-GB"/>
        </w:rPr>
        <w:t>The diagram</w:t>
      </w:r>
      <w:r w:rsidR="0020747D">
        <w:rPr>
          <w:lang w:val="en-GB"/>
        </w:rPr>
        <w:t>s</w:t>
      </w:r>
      <w:r>
        <w:rPr>
          <w:lang w:val="en-GB"/>
        </w:rPr>
        <w:t xml:space="preserve"> </w:t>
      </w:r>
      <w:r w:rsidR="00276EC8">
        <w:rPr>
          <w:lang w:val="en-GB"/>
        </w:rPr>
        <w:t xml:space="preserve">show that </w:t>
      </w:r>
      <w:r w:rsidR="00510D68">
        <w:rPr>
          <w:lang w:val="en-GB"/>
        </w:rPr>
        <w:t xml:space="preserve">China, </w:t>
      </w:r>
      <w:r>
        <w:rPr>
          <w:lang w:val="en-GB"/>
        </w:rPr>
        <w:t xml:space="preserve">Republic of Korea, Japan, and </w:t>
      </w:r>
      <w:r w:rsidR="00EE05BD">
        <w:rPr>
          <w:lang w:val="en-GB"/>
        </w:rPr>
        <w:t xml:space="preserve">other developed countries </w:t>
      </w:r>
      <w:ins w:id="69" w:author="Graham Mott" w:date="2023-11-30T11:47:00Z">
        <w:r w:rsidR="00E7323F" w:rsidRPr="00E7323F">
          <w:t>enjoy the majority of</w:t>
        </w:r>
        <w:r w:rsidR="00E7323F">
          <w:t xml:space="preserve"> </w:t>
        </w:r>
      </w:ins>
      <w:del w:id="70" w:author="Graham Mott" w:date="2023-11-30T11:47:00Z">
        <w:r w:rsidR="00EE05BD" w:rsidDel="00E7323F">
          <w:rPr>
            <w:lang w:val="en-GB"/>
          </w:rPr>
          <w:delText xml:space="preserve">have the </w:delText>
        </w:r>
      </w:del>
      <w:r w:rsidR="00EE05BD">
        <w:rPr>
          <w:lang w:val="en-GB"/>
        </w:rPr>
        <w:t xml:space="preserve">lithium refining capacity. </w:t>
      </w:r>
      <w:r w:rsidR="00542461">
        <w:rPr>
          <w:lang w:val="en-GB"/>
        </w:rPr>
        <w:t>However, Argentina,</w:t>
      </w:r>
      <w:r w:rsidR="006B0817">
        <w:rPr>
          <w:lang w:val="en-GB"/>
        </w:rPr>
        <w:t xml:space="preserve"> </w:t>
      </w:r>
      <w:del w:id="71" w:author="Graham Mott" w:date="2023-11-30T11:48:00Z">
        <w:r w:rsidR="006B0817" w:rsidDel="00100141">
          <w:rPr>
            <w:lang w:val="en-GB"/>
          </w:rPr>
          <w:delText xml:space="preserve">that </w:delText>
        </w:r>
      </w:del>
      <w:ins w:id="72" w:author="Graham Mott" w:date="2023-11-30T11:48:00Z">
        <w:r w:rsidR="00100141" w:rsidRPr="00100141">
          <w:t>which</w:t>
        </w:r>
      </w:ins>
      <w:ins w:id="73" w:author="Graham Mott" w:date="2023-11-30T11:49:00Z">
        <w:r w:rsidR="009A1F41">
          <w:t xml:space="preserve"> </w:t>
        </w:r>
      </w:ins>
      <w:r w:rsidR="006B0817">
        <w:rPr>
          <w:lang w:val="en-GB"/>
        </w:rPr>
        <w:t>accounts for 10 per cent of lithium processing in the world,</w:t>
      </w:r>
      <w:commentRangeStart w:id="74"/>
      <w:commentRangeStart w:id="75"/>
      <w:r w:rsidRPr="55045A30">
        <w:rPr>
          <w:rStyle w:val="FootnoteReference"/>
          <w:lang w:val="en-GB"/>
        </w:rPr>
        <w:footnoteReference w:id="12"/>
      </w:r>
      <w:commentRangeEnd w:id="74"/>
      <w:r>
        <w:rPr>
          <w:rStyle w:val="CommentReference"/>
        </w:rPr>
        <w:commentReference w:id="74"/>
      </w:r>
      <w:commentRangeEnd w:id="75"/>
      <w:r>
        <w:rPr>
          <w:rStyle w:val="CommentReference"/>
        </w:rPr>
        <w:commentReference w:id="75"/>
      </w:r>
      <w:r w:rsidR="006B0817">
        <w:rPr>
          <w:lang w:val="en-GB"/>
        </w:rPr>
        <w:t xml:space="preserve"> is not </w:t>
      </w:r>
      <w:ins w:id="76" w:author="Graham Mott" w:date="2023-11-30T11:49:00Z">
        <w:r w:rsidR="009A1F41" w:rsidRPr="009A1F41">
          <w:t>included</w:t>
        </w:r>
        <w:r w:rsidR="009A1F41">
          <w:t xml:space="preserve"> </w:t>
        </w:r>
      </w:ins>
      <w:r w:rsidR="006B0817">
        <w:rPr>
          <w:lang w:val="en-GB"/>
        </w:rPr>
        <w:t>in the diagram</w:t>
      </w:r>
      <w:r w:rsidR="00A630B0">
        <w:rPr>
          <w:lang w:val="en-GB"/>
        </w:rPr>
        <w:t xml:space="preserve"> because it exports only a negligible amount of refined lithium.</w:t>
      </w:r>
      <w:commentRangeStart w:id="77"/>
      <w:commentRangeStart w:id="78"/>
      <w:del w:id="79" w:author="Sofia Dominguez" w:date="2023-11-30T14:40:00Z">
        <w:r w:rsidR="00A630B0">
          <w:rPr>
            <w:lang w:val="en-GB"/>
          </w:rPr>
          <w:delText xml:space="preserve"> </w:delText>
        </w:r>
      </w:del>
      <w:commentRangeEnd w:id="77"/>
      <w:r w:rsidR="00766760">
        <w:rPr>
          <w:rStyle w:val="CommentReference"/>
        </w:rPr>
        <w:commentReference w:id="77"/>
      </w:r>
      <w:commentRangeEnd w:id="78"/>
      <w:r>
        <w:rPr>
          <w:rStyle w:val="CommentReference"/>
        </w:rPr>
        <w:commentReference w:id="78"/>
      </w:r>
    </w:p>
    <w:p w14:paraId="5D93AF62" w14:textId="6E223FFF" w:rsidR="0031444B" w:rsidRDefault="000C6310" w:rsidP="00CD741F">
      <w:r>
        <w:rPr>
          <w:lang w:val="en-GB"/>
        </w:rPr>
        <w:t xml:space="preserve">The </w:t>
      </w:r>
      <w:r w:rsidR="00A04A52">
        <w:t>diagram</w:t>
      </w:r>
      <w:r>
        <w:t>s</w:t>
      </w:r>
      <w:r w:rsidR="00A04A52">
        <w:t xml:space="preserve"> </w:t>
      </w:r>
      <w:r w:rsidR="00584E10">
        <w:t xml:space="preserve">also </w:t>
      </w:r>
      <w:ins w:id="81" w:author="Graham Mott" w:date="2023-11-30T12:29:00Z">
        <w:r w:rsidR="00766760" w:rsidRPr="00766760">
          <w:t>highlights</w:t>
        </w:r>
      </w:ins>
      <w:del w:id="82" w:author="Graham Mott" w:date="2023-11-30T12:29:00Z">
        <w:r w:rsidR="009F00F5" w:rsidDel="00766760">
          <w:delText>present</w:delText>
        </w:r>
      </w:del>
      <w:r w:rsidR="009F00F5">
        <w:t xml:space="preserve"> </w:t>
      </w:r>
      <w:r w:rsidR="000007B8">
        <w:t xml:space="preserve">that </w:t>
      </w:r>
      <w:r w:rsidR="000E796F">
        <w:t xml:space="preserve">China, </w:t>
      </w:r>
      <w:r w:rsidR="000007B8">
        <w:t xml:space="preserve">which </w:t>
      </w:r>
      <w:ins w:id="83" w:author="Graham Mott" w:date="2023-11-30T12:29:00Z">
        <w:r w:rsidR="00495FE3" w:rsidRPr="00495FE3">
          <w:t>accounts for</w:t>
        </w:r>
      </w:ins>
      <w:del w:id="84" w:author="Graham Mott" w:date="2023-11-30T12:29:00Z">
        <w:r w:rsidR="00CD741F" w:rsidDel="00495FE3">
          <w:delText>exports</w:delText>
        </w:r>
      </w:del>
      <w:r w:rsidR="00CD741F">
        <w:t xml:space="preserve"> </w:t>
      </w:r>
      <w:r w:rsidR="00CD741F" w:rsidRPr="00654D5B">
        <w:rPr>
          <w:color w:val="000000" w:themeColor="text1"/>
        </w:rPr>
        <w:t>67 per cent of global exports</w:t>
      </w:r>
      <w:r w:rsidR="00CD741F">
        <w:rPr>
          <w:color w:val="000000" w:themeColor="text1"/>
        </w:rPr>
        <w:t xml:space="preserve"> of </w:t>
      </w:r>
      <w:r w:rsidR="007307A9" w:rsidRPr="00654D5B">
        <w:rPr>
          <w:color w:val="000000" w:themeColor="text1"/>
        </w:rPr>
        <w:t xml:space="preserve">lithium oxide and hydroxide </w:t>
      </w:r>
      <w:r w:rsidR="00E1451D">
        <w:t>at the processing stage</w:t>
      </w:r>
      <w:r w:rsidR="001E024C">
        <w:t xml:space="preserve">, </w:t>
      </w:r>
      <w:r w:rsidR="00127000">
        <w:t xml:space="preserve">seems to keep </w:t>
      </w:r>
      <w:r w:rsidR="00C25300">
        <w:t>lithium-based battery materials</w:t>
      </w:r>
      <w:r w:rsidR="00CF5358">
        <w:t xml:space="preserve"> </w:t>
      </w:r>
      <w:r w:rsidR="00D21178">
        <w:t xml:space="preserve">for the </w:t>
      </w:r>
      <w:r w:rsidR="00F746FA">
        <w:t xml:space="preserve">domestic </w:t>
      </w:r>
      <w:r w:rsidR="00CF5358">
        <w:t>manufacturing of battery packs</w:t>
      </w:r>
      <w:r w:rsidR="00DD5BCC">
        <w:t xml:space="preserve">. </w:t>
      </w:r>
      <w:r w:rsidR="008E5745">
        <w:t xml:space="preserve">While China’s export of </w:t>
      </w:r>
      <w:r w:rsidR="00514A51">
        <w:t>battery materials</w:t>
      </w:r>
      <w:r w:rsidR="008E5745">
        <w:t xml:space="preserve"> to the world is </w:t>
      </w:r>
      <w:r w:rsidR="00DF3EA6">
        <w:t>small</w:t>
      </w:r>
      <w:r w:rsidR="00514A51">
        <w:t xml:space="preserve">, </w:t>
      </w:r>
      <w:r w:rsidR="00C934A4">
        <w:t xml:space="preserve">it imports </w:t>
      </w:r>
      <w:ins w:id="85" w:author="Graham Mott" w:date="2023-11-30T12:30:00Z">
        <w:r w:rsidR="00495FE3" w:rsidRPr="00495FE3">
          <w:t>these products</w:t>
        </w:r>
      </w:ins>
      <w:del w:id="86" w:author="Graham Mott" w:date="2023-11-30T12:30:00Z">
        <w:r w:rsidR="00C934A4" w:rsidDel="00495FE3">
          <w:delText>them</w:delText>
        </w:r>
      </w:del>
      <w:r w:rsidR="00C934A4">
        <w:t xml:space="preserve"> from the Republic of Korea and the United States. China</w:t>
      </w:r>
      <w:r w:rsidR="00DB52AB">
        <w:t xml:space="preserve"> then </w:t>
      </w:r>
      <w:r w:rsidR="008E5745">
        <w:t xml:space="preserve">exports </w:t>
      </w:r>
      <w:r w:rsidR="004727E5">
        <w:t>battery packs</w:t>
      </w:r>
      <w:r w:rsidR="00401582">
        <w:t xml:space="preserve"> to </w:t>
      </w:r>
      <w:r w:rsidR="00721103">
        <w:t xml:space="preserve">countries that are </w:t>
      </w:r>
      <w:r w:rsidR="006E7B20">
        <w:t>major exporters of EVs</w:t>
      </w:r>
      <w:r w:rsidR="005E264C">
        <w:t>,</w:t>
      </w:r>
      <w:r w:rsidR="00721103">
        <w:t xml:space="preserve"> </w:t>
      </w:r>
      <w:r w:rsidR="005E264C">
        <w:t xml:space="preserve">including </w:t>
      </w:r>
      <w:r w:rsidR="00721103">
        <w:t>the United States and Germany</w:t>
      </w:r>
      <w:r w:rsidR="0034250A">
        <w:t xml:space="preserve">. </w:t>
      </w:r>
      <w:ins w:id="87" w:author="Graham Mott" w:date="2023-11-30T12:30:00Z">
        <w:r w:rsidR="0014124D" w:rsidRPr="0014124D">
          <w:t>China accounted for</w:t>
        </w:r>
      </w:ins>
      <w:del w:id="88" w:author="Graham Mott" w:date="2023-11-30T12:30:00Z">
        <w:r w:rsidR="00616E8A" w:rsidDel="0014124D">
          <w:delText xml:space="preserve">China’s exports of battery packs reached </w:delText>
        </w:r>
      </w:del>
      <w:r w:rsidR="007D5F0E">
        <w:t xml:space="preserve">46 per cent </w:t>
      </w:r>
      <w:r w:rsidR="00401582">
        <w:t>of the global exports</w:t>
      </w:r>
      <w:ins w:id="89" w:author="Graham Mott" w:date="2023-11-30T12:30:00Z">
        <w:r w:rsidR="0014124D" w:rsidRPr="0014124D">
          <w:t xml:space="preserve"> </w:t>
        </w:r>
      </w:ins>
      <w:ins w:id="90" w:author="Graham Mott" w:date="2023-11-30T12:31:00Z">
        <w:r w:rsidR="0014124D" w:rsidRPr="0014124D">
          <w:t>o</w:t>
        </w:r>
        <w:r w:rsidR="0014124D">
          <w:t>f</w:t>
        </w:r>
      </w:ins>
      <w:ins w:id="91" w:author="Graham Mott" w:date="2023-11-30T12:30:00Z">
        <w:r w:rsidR="0014124D" w:rsidRPr="0014124D">
          <w:t xml:space="preserve"> battery packs</w:t>
        </w:r>
      </w:ins>
      <w:r w:rsidR="00217A52">
        <w:t xml:space="preserve"> in 2022</w:t>
      </w:r>
      <w:r w:rsidR="00401582">
        <w:t>.</w:t>
      </w:r>
      <w:r w:rsidR="00E91EE1">
        <w:t xml:space="preserve"> </w:t>
      </w:r>
      <w:r w:rsidR="00EC7127">
        <w:t xml:space="preserve">China’s </w:t>
      </w:r>
      <w:r w:rsidR="006C2EB1">
        <w:t xml:space="preserve">domestic value addition </w:t>
      </w:r>
      <w:r w:rsidR="00C5447B">
        <w:t xml:space="preserve">in the </w:t>
      </w:r>
      <w:r w:rsidR="00EC7127">
        <w:t xml:space="preserve">battery value chain </w:t>
      </w:r>
      <w:r w:rsidR="006C2EB1">
        <w:t>is significant</w:t>
      </w:r>
      <w:r w:rsidR="004B1A16">
        <w:t xml:space="preserve">: </w:t>
      </w:r>
      <w:r w:rsidR="00A9217E">
        <w:t>the</w:t>
      </w:r>
      <w:r w:rsidR="00BE6F4C">
        <w:t xml:space="preserve"> </w:t>
      </w:r>
      <w:r w:rsidR="004B1A16">
        <w:t xml:space="preserve">estimated unit </w:t>
      </w:r>
      <w:r w:rsidR="00BE6F4C">
        <w:t xml:space="preserve">value </w:t>
      </w:r>
      <w:r w:rsidR="00F766BB">
        <w:t xml:space="preserve">increases from </w:t>
      </w:r>
      <w:r w:rsidR="00BE6F4C">
        <w:t>$6.4</w:t>
      </w:r>
      <w:r w:rsidR="00F766BB">
        <w:t xml:space="preserve"> </w:t>
      </w:r>
      <w:r w:rsidR="42D78226" w:rsidRPr="7399C39F">
        <w:rPr>
          <w:rFonts w:ascii="Calibri" w:eastAsia="Calibri" w:hAnsi="Calibri" w:cs="Calibri"/>
        </w:rPr>
        <w:t xml:space="preserve">per kilogram </w:t>
      </w:r>
      <w:r w:rsidR="00F766BB">
        <w:t xml:space="preserve">for lithium hydroxide to </w:t>
      </w:r>
      <w:r w:rsidR="00641B1B">
        <w:t>$150</w:t>
      </w:r>
      <w:r w:rsidR="00F766BB" w:rsidRPr="00F766BB">
        <w:t xml:space="preserve"> </w:t>
      </w:r>
      <w:r w:rsidR="00F766BB">
        <w:t>for a battery pack</w:t>
      </w:r>
      <w:r w:rsidR="00641B1B">
        <w:t>.</w:t>
      </w:r>
      <w:r w:rsidR="002147D9">
        <w:rPr>
          <w:rStyle w:val="FootnoteReference"/>
        </w:rPr>
        <w:footnoteReference w:id="13"/>
      </w:r>
      <w:r w:rsidR="00B31160">
        <w:t xml:space="preserve"> </w:t>
      </w:r>
    </w:p>
    <w:p w14:paraId="2E7AFDA0" w14:textId="56D2A029" w:rsidR="005C3AB8" w:rsidRPr="00654D5B" w:rsidRDefault="63F0E9F4" w:rsidP="00E171A3">
      <w:pPr>
        <w:rPr>
          <w:color w:val="000000" w:themeColor="text1"/>
        </w:rPr>
      </w:pPr>
      <w:r w:rsidRPr="00271A26">
        <w:rPr>
          <w:color w:val="000000" w:themeColor="text1"/>
        </w:rPr>
        <w:t xml:space="preserve">Poland </w:t>
      </w:r>
      <w:r w:rsidR="102291F7">
        <w:rPr>
          <w:color w:val="000000" w:themeColor="text1"/>
        </w:rPr>
        <w:t>was the second largest exporter of battery packs in 2022</w:t>
      </w:r>
      <w:ins w:id="94" w:author="Graham Mott" w:date="2023-11-30T12:32:00Z">
        <w:r w:rsidR="00891075" w:rsidRPr="00891075">
          <w:rPr>
            <w:color w:val="000000" w:themeColor="text1"/>
          </w:rPr>
          <w:t xml:space="preserve"> but</w:t>
        </w:r>
        <w:r w:rsidR="00BA1731">
          <w:rPr>
            <w:color w:val="000000" w:themeColor="text1"/>
          </w:rPr>
          <w:t xml:space="preserve"> </w:t>
        </w:r>
      </w:ins>
      <w:del w:id="95" w:author="Graham Mott" w:date="2023-11-30T12:32:00Z">
        <w:r w:rsidR="102291F7" w:rsidDel="00891075">
          <w:rPr>
            <w:color w:val="000000" w:themeColor="text1"/>
          </w:rPr>
          <w:delText xml:space="preserve">. </w:delText>
        </w:r>
        <w:r w:rsidR="6A8D18B2" w:rsidDel="00891075">
          <w:rPr>
            <w:color w:val="000000" w:themeColor="text1"/>
          </w:rPr>
          <w:delText xml:space="preserve">Poland </w:delText>
        </w:r>
      </w:del>
      <w:r w:rsidR="668D096A">
        <w:rPr>
          <w:color w:val="000000" w:themeColor="text1"/>
        </w:rPr>
        <w:t xml:space="preserve">does </w:t>
      </w:r>
      <w:r w:rsidR="08B788D6">
        <w:rPr>
          <w:color w:val="000000" w:themeColor="text1"/>
        </w:rPr>
        <w:t xml:space="preserve">not have </w:t>
      </w:r>
      <w:r w:rsidR="154CDCEF">
        <w:rPr>
          <w:color w:val="000000" w:themeColor="text1"/>
        </w:rPr>
        <w:t>significant</w:t>
      </w:r>
      <w:r w:rsidR="08B788D6">
        <w:rPr>
          <w:color w:val="000000" w:themeColor="text1"/>
        </w:rPr>
        <w:t xml:space="preserve"> mining capacity </w:t>
      </w:r>
      <w:r w:rsidR="154CDCEF">
        <w:rPr>
          <w:color w:val="000000" w:themeColor="text1"/>
        </w:rPr>
        <w:t>for lithium-ion battery materials</w:t>
      </w:r>
      <w:r w:rsidR="2E051282">
        <w:rPr>
          <w:color w:val="000000" w:themeColor="text1"/>
        </w:rPr>
        <w:t xml:space="preserve">, </w:t>
      </w:r>
      <w:ins w:id="96" w:author="Graham Mott" w:date="2023-11-30T12:32:00Z">
        <w:r w:rsidR="00BA1731" w:rsidRPr="00BA1731">
          <w:rPr>
            <w:color w:val="000000" w:themeColor="text1"/>
          </w:rPr>
          <w:t>instead obtaining</w:t>
        </w:r>
        <w:r w:rsidR="00BA1731">
          <w:rPr>
            <w:color w:val="000000" w:themeColor="text1"/>
          </w:rPr>
          <w:t xml:space="preserve"> </w:t>
        </w:r>
      </w:ins>
      <w:del w:id="97" w:author="Graham Mott" w:date="2023-11-30T12:32:00Z">
        <w:r w:rsidR="0D172867" w:rsidDel="00BA1731">
          <w:rPr>
            <w:color w:val="000000" w:themeColor="text1"/>
          </w:rPr>
          <w:delText xml:space="preserve">but it </w:delText>
        </w:r>
        <w:r w:rsidR="154CDCEF" w:rsidDel="00BA1731">
          <w:rPr>
            <w:color w:val="000000" w:themeColor="text1"/>
          </w:rPr>
          <w:delText xml:space="preserve">obtains </w:delText>
        </w:r>
      </w:del>
      <w:ins w:id="98" w:author="Graham Mott" w:date="2023-11-30T12:31:00Z">
        <w:r w:rsidR="00A9217E" w:rsidRPr="00A9217E">
          <w:rPr>
            <w:color w:val="000000" w:themeColor="text1"/>
          </w:rPr>
          <w:t>these materials</w:t>
        </w:r>
      </w:ins>
      <w:del w:id="99" w:author="Graham Mott" w:date="2023-11-30T12:31:00Z">
        <w:r w:rsidR="60EFA8EE" w:rsidDel="00A9217E">
          <w:rPr>
            <w:color w:val="000000" w:themeColor="text1"/>
          </w:rPr>
          <w:delText>them</w:delText>
        </w:r>
      </w:del>
      <w:r w:rsidR="60EFA8EE">
        <w:rPr>
          <w:color w:val="000000" w:themeColor="text1"/>
        </w:rPr>
        <w:t xml:space="preserve"> through trade.</w:t>
      </w:r>
      <w:r w:rsidR="00D52BD7">
        <w:rPr>
          <w:rStyle w:val="FootnoteReference"/>
          <w:color w:val="000000" w:themeColor="text1"/>
        </w:rPr>
        <w:footnoteReference w:id="14"/>
      </w:r>
      <w:r w:rsidR="60EFA8EE">
        <w:rPr>
          <w:color w:val="000000" w:themeColor="text1"/>
        </w:rPr>
        <w:t xml:space="preserve"> </w:t>
      </w:r>
      <w:ins w:id="101" w:author="Graham Mott" w:date="2023-11-30T12:32:00Z">
        <w:r w:rsidR="00BA1731" w:rsidRPr="00BA1731">
          <w:rPr>
            <w:color w:val="000000" w:themeColor="text1"/>
          </w:rPr>
          <w:t>Poland</w:t>
        </w:r>
      </w:ins>
      <w:del w:id="102" w:author="Graham Mott" w:date="2023-11-30T12:32:00Z">
        <w:r w:rsidR="60EFA8EE" w:rsidDel="00BA1731">
          <w:rPr>
            <w:color w:val="000000" w:themeColor="text1"/>
          </w:rPr>
          <w:delText>It</w:delText>
        </w:r>
      </w:del>
      <w:r w:rsidR="60EFA8EE">
        <w:rPr>
          <w:color w:val="000000" w:themeColor="text1"/>
        </w:rPr>
        <w:t xml:space="preserve"> </w:t>
      </w:r>
      <w:r w:rsidR="0D172867">
        <w:rPr>
          <w:color w:val="000000" w:themeColor="text1"/>
        </w:rPr>
        <w:t xml:space="preserve">imports </w:t>
      </w:r>
      <w:r w:rsidR="668D096A">
        <w:rPr>
          <w:color w:val="000000" w:themeColor="text1"/>
        </w:rPr>
        <w:t xml:space="preserve">lithium </w:t>
      </w:r>
      <w:r w:rsidR="4F94A906">
        <w:rPr>
          <w:color w:val="000000" w:themeColor="text1"/>
        </w:rPr>
        <w:t xml:space="preserve">oxide </w:t>
      </w:r>
      <w:del w:id="103" w:author="Graham Mott" w:date="2023-11-30T12:32:00Z">
        <w:r w:rsidR="4F94A906" w:rsidDel="009A3DCF">
          <w:rPr>
            <w:color w:val="000000" w:themeColor="text1"/>
          </w:rPr>
          <w:delText xml:space="preserve">or </w:delText>
        </w:r>
      </w:del>
      <w:ins w:id="104" w:author="Graham Mott" w:date="2023-11-30T12:32:00Z">
        <w:r w:rsidR="009A3DCF">
          <w:rPr>
            <w:color w:val="000000" w:themeColor="text1"/>
          </w:rPr>
          <w:t xml:space="preserve">and </w:t>
        </w:r>
      </w:ins>
      <w:r w:rsidR="4F94A906">
        <w:rPr>
          <w:color w:val="000000" w:themeColor="text1"/>
        </w:rPr>
        <w:t>hydroxide</w:t>
      </w:r>
      <w:r w:rsidR="0D172867">
        <w:rPr>
          <w:color w:val="000000" w:themeColor="text1"/>
        </w:rPr>
        <w:t xml:space="preserve"> </w:t>
      </w:r>
      <w:bookmarkStart w:id="105" w:name="_Int_bVAnrCU0"/>
      <w:r w:rsidR="27AFD775">
        <w:rPr>
          <w:color w:val="000000" w:themeColor="text1"/>
        </w:rPr>
        <w:t xml:space="preserve">mainly </w:t>
      </w:r>
      <w:r w:rsidR="0D172867">
        <w:rPr>
          <w:color w:val="000000" w:themeColor="text1"/>
        </w:rPr>
        <w:t>from</w:t>
      </w:r>
      <w:bookmarkEnd w:id="105"/>
      <w:r w:rsidR="0D172867">
        <w:rPr>
          <w:color w:val="000000" w:themeColor="text1"/>
        </w:rPr>
        <w:t xml:space="preserve"> the</w:t>
      </w:r>
      <w:r w:rsidR="27AFD775">
        <w:rPr>
          <w:color w:val="000000" w:themeColor="text1"/>
        </w:rPr>
        <w:t xml:space="preserve"> United States</w:t>
      </w:r>
      <w:r w:rsidR="3196E594">
        <w:rPr>
          <w:color w:val="000000" w:themeColor="text1"/>
        </w:rPr>
        <w:t xml:space="preserve"> (68 per cent)</w:t>
      </w:r>
      <w:r w:rsidR="27AFD775">
        <w:rPr>
          <w:color w:val="000000" w:themeColor="text1"/>
        </w:rPr>
        <w:t xml:space="preserve"> and China</w:t>
      </w:r>
      <w:r w:rsidR="7B977C30">
        <w:rPr>
          <w:color w:val="000000" w:themeColor="text1"/>
        </w:rPr>
        <w:t xml:space="preserve"> (18 per cent), and </w:t>
      </w:r>
      <w:r w:rsidR="24DBFE0B" w:rsidRPr="000B27EF">
        <w:rPr>
          <w:color w:val="000000" w:themeColor="text1"/>
        </w:rPr>
        <w:t>Lithium cathode materials</w:t>
      </w:r>
      <w:r w:rsidR="55B63F19">
        <w:rPr>
          <w:color w:val="000000" w:themeColor="text1"/>
        </w:rPr>
        <w:t xml:space="preserve"> mostly from China</w:t>
      </w:r>
      <w:r w:rsidR="6079D867">
        <w:rPr>
          <w:color w:val="000000" w:themeColor="text1"/>
        </w:rPr>
        <w:t xml:space="preserve"> (55 per cent)</w:t>
      </w:r>
      <w:r w:rsidR="3E47A42A">
        <w:rPr>
          <w:color w:val="000000" w:themeColor="text1"/>
        </w:rPr>
        <w:t xml:space="preserve"> and</w:t>
      </w:r>
      <w:r w:rsidR="55B63F19">
        <w:rPr>
          <w:color w:val="000000" w:themeColor="text1"/>
        </w:rPr>
        <w:t xml:space="preserve"> Germany </w:t>
      </w:r>
      <w:r w:rsidR="6079D867">
        <w:rPr>
          <w:color w:val="000000" w:themeColor="text1"/>
        </w:rPr>
        <w:t>(</w:t>
      </w:r>
      <w:r w:rsidR="3E47A42A">
        <w:rPr>
          <w:color w:val="000000" w:themeColor="text1"/>
        </w:rPr>
        <w:t>17 per cent</w:t>
      </w:r>
      <w:r w:rsidR="6079D867">
        <w:rPr>
          <w:color w:val="000000" w:themeColor="text1"/>
        </w:rPr>
        <w:t>)</w:t>
      </w:r>
      <w:r w:rsidR="170589B4">
        <w:rPr>
          <w:color w:val="000000" w:themeColor="text1"/>
        </w:rPr>
        <w:t xml:space="preserve">. </w:t>
      </w:r>
    </w:p>
    <w:p w14:paraId="7CF4611F" w14:textId="7594844F" w:rsidR="00AC103D" w:rsidRPr="00B80C83" w:rsidRDefault="00AC103D" w:rsidP="00AC103D">
      <w:pPr>
        <w:pStyle w:val="Heading2"/>
      </w:pPr>
      <w:r w:rsidRPr="00B80C83">
        <w:t xml:space="preserve">Cobalt </w:t>
      </w:r>
    </w:p>
    <w:p w14:paraId="3083BD46" w14:textId="295B86FB" w:rsidR="006C62C1" w:rsidRDefault="2BC30065" w:rsidP="00A438C7">
      <w:r w:rsidRPr="42BF2A6B">
        <w:rPr>
          <w:lang w:val="en-GB"/>
        </w:rPr>
        <w:t xml:space="preserve">Cobalt </w:t>
      </w:r>
      <w:del w:id="106" w:author="Graham Mott" w:date="2023-11-30T12:33:00Z">
        <w:r w:rsidRPr="42BF2A6B" w:rsidDel="00912FD3">
          <w:rPr>
            <w:lang w:val="en-GB"/>
          </w:rPr>
          <w:delText>is one of the</w:delText>
        </w:r>
      </w:del>
      <w:ins w:id="107" w:author="Graham Mott" w:date="2023-11-30T12:33:00Z">
        <w:r w:rsidR="00912FD3">
          <w:rPr>
            <w:lang w:val="en-GB"/>
          </w:rPr>
          <w:t>a</w:t>
        </w:r>
      </w:ins>
      <w:r w:rsidRPr="42BF2A6B">
        <w:rPr>
          <w:lang w:val="en-GB"/>
        </w:rPr>
        <w:t xml:space="preserve"> critical component</w:t>
      </w:r>
      <w:del w:id="108" w:author="Graham Mott" w:date="2023-11-30T12:33:00Z">
        <w:r w:rsidRPr="42BF2A6B" w:rsidDel="00912FD3">
          <w:rPr>
            <w:lang w:val="en-GB"/>
          </w:rPr>
          <w:delText>s used</w:delText>
        </w:r>
      </w:del>
      <w:r w:rsidRPr="42BF2A6B">
        <w:rPr>
          <w:lang w:val="en-GB"/>
        </w:rPr>
        <w:t xml:space="preserve"> in the production of rechargeable battery electrodes as it helps maintain thermal stability - a significant safety issue. It also enables batteries to store and transfer more energy. </w:t>
      </w:r>
      <w:r w:rsidR="52EA9A0A">
        <w:t xml:space="preserve">Cobalt is </w:t>
      </w:r>
      <w:bookmarkStart w:id="109" w:name="_Int_LsvHAWAo"/>
      <w:r w:rsidR="52EA9A0A">
        <w:t>mainly mined</w:t>
      </w:r>
      <w:bookmarkEnd w:id="109"/>
      <w:r w:rsidR="52EA9A0A">
        <w:t xml:space="preserve"> as a byproduct of nickel and copper from both underground and surface mining. The ore is </w:t>
      </w:r>
      <w:r w:rsidR="6B1E3B2B">
        <w:t xml:space="preserve">refined </w:t>
      </w:r>
      <w:r w:rsidR="52EA9A0A">
        <w:t xml:space="preserve">using both pyrometallurgical and hydro-metallurgical techniques to obtain intermediate products such as cobalt hydroxide, cobalt metals, and </w:t>
      </w:r>
      <w:r w:rsidR="52EA9A0A">
        <w:lastRenderedPageBreak/>
        <w:t xml:space="preserve">other chemicals. This is further refined to cobalt sulphate, which is used in manufacturing cathodes for batteries, super alloys, </w:t>
      </w:r>
      <w:r w:rsidR="6F54F3EA">
        <w:t xml:space="preserve">and </w:t>
      </w:r>
      <w:r w:rsidR="52EA9A0A">
        <w:t>magnets</w:t>
      </w:r>
      <w:r w:rsidR="6F54F3EA">
        <w:t>.</w:t>
      </w:r>
      <w:r w:rsidR="52EA9A0A">
        <w:t xml:space="preserve"> </w:t>
      </w:r>
    </w:p>
    <w:p w14:paraId="12D3E4F1" w14:textId="5DCF4F98" w:rsidR="00A438C7" w:rsidRDefault="008A6AAD" w:rsidP="00722D4E">
      <w:r>
        <w:t xml:space="preserve">Figure </w:t>
      </w:r>
      <w:r w:rsidR="31F33B25">
        <w:t>3</w:t>
      </w:r>
      <w:r>
        <w:t xml:space="preserve"> illustrates cobalt trade </w:t>
      </w:r>
      <w:r w:rsidR="003F0D09">
        <w:t>dynamics</w:t>
      </w:r>
      <w:r>
        <w:t xml:space="preserve"> </w:t>
      </w:r>
      <w:r w:rsidR="003376AB">
        <w:t xml:space="preserve">in the </w:t>
      </w:r>
      <w:r w:rsidR="00722D4E">
        <w:t xml:space="preserve">lithium-ion battery </w:t>
      </w:r>
      <w:r>
        <w:t>value chain</w:t>
      </w:r>
      <w:r w:rsidR="0091144F">
        <w:t xml:space="preserve"> focusing on the </w:t>
      </w:r>
      <w:ins w:id="110" w:author="Graham Mott" w:date="2023-11-30T12:34:00Z">
        <w:r w:rsidR="00147DD4" w:rsidRPr="00147DD4">
          <w:t>value</w:t>
        </w:r>
      </w:ins>
      <w:del w:id="111" w:author="Graham Mott" w:date="2023-11-30T12:34:00Z">
        <w:r w:rsidR="0091144F" w:rsidDel="00147DD4">
          <w:delText>amount in US$</w:delText>
        </w:r>
      </w:del>
      <w:r w:rsidR="0091144F">
        <w:t xml:space="preserve"> </w:t>
      </w:r>
      <w:r w:rsidR="00087EF3">
        <w:t>traded by the top exporters in each processing stage</w:t>
      </w:r>
      <w:del w:id="112" w:author="Graham Mott" w:date="2023-11-30T12:35:00Z">
        <w:r w:rsidR="00087EF3" w:rsidDel="00BA525D">
          <w:delText xml:space="preserve">, and </w:delText>
        </w:r>
      </w:del>
      <w:ins w:id="113" w:author="Graham Mott" w:date="2023-11-30T12:35:00Z">
        <w:r w:rsidR="00BA525D">
          <w:t xml:space="preserve">. </w:t>
        </w:r>
      </w:ins>
      <w:r w:rsidR="00087EF3">
        <w:t>Figure 4</w:t>
      </w:r>
      <w:r w:rsidR="00CA619B">
        <w:t xml:space="preserve"> shows the same trade flows but </w:t>
      </w:r>
      <w:del w:id="114" w:author="Graham Mott" w:date="2023-11-30T12:35:00Z">
        <w:r w:rsidR="00CA619B" w:rsidDel="00BA525D">
          <w:delText xml:space="preserve">representing </w:delText>
        </w:r>
      </w:del>
      <w:ins w:id="115" w:author="Graham Mott" w:date="2023-11-30T12:35:00Z">
        <w:r w:rsidR="00BA525D">
          <w:t xml:space="preserve">represents </w:t>
        </w:r>
      </w:ins>
      <w:r w:rsidR="00CA619B">
        <w:t>the share</w:t>
      </w:r>
      <w:r w:rsidR="00FD5660">
        <w:t>s</w:t>
      </w:r>
      <w:r w:rsidR="00CA619B">
        <w:t xml:space="preserve"> </w:t>
      </w:r>
      <w:del w:id="116" w:author="Graham Mott" w:date="2023-11-30T12:35:00Z">
        <w:r w:rsidR="00CA619B" w:rsidDel="00BA525D">
          <w:delText xml:space="preserve">of the amount </w:delText>
        </w:r>
      </w:del>
      <w:r w:rsidR="00CA619B">
        <w:t>traded</w:t>
      </w:r>
      <w:r w:rsidR="00FD5660">
        <w:t xml:space="preserve">. As in the case of </w:t>
      </w:r>
      <w:del w:id="117" w:author="Graham Mott" w:date="2023-11-30T12:36:00Z">
        <w:r w:rsidR="00FD5660" w:rsidDel="00BA525D">
          <w:delText xml:space="preserve">the </w:delText>
        </w:r>
      </w:del>
      <w:ins w:id="118" w:author="Graham Mott" w:date="2023-11-30T12:36:00Z">
        <w:r w:rsidR="00BA525D">
          <w:t xml:space="preserve">lithium </w:t>
        </w:r>
      </w:ins>
      <w:r w:rsidR="00FD5660">
        <w:t>trade flows</w:t>
      </w:r>
      <w:del w:id="119" w:author="Graham Mott" w:date="2023-11-30T12:36:00Z">
        <w:r w:rsidR="00FD5660" w:rsidDel="00BA525D">
          <w:delText xml:space="preserve"> of lithium</w:delText>
        </w:r>
      </w:del>
      <w:r w:rsidR="00FD5660">
        <w:t xml:space="preserve">, the diagrams </w:t>
      </w:r>
      <w:r w:rsidR="00A03E36">
        <w:t xml:space="preserve">illustrate the high values traded in the </w:t>
      </w:r>
      <w:r w:rsidR="00122647">
        <w:t>downstream</w:t>
      </w:r>
      <w:r w:rsidR="00373ECD">
        <w:t xml:space="preserve"> segments of the value chain (Figure 3) and the high concentration of trade in the </w:t>
      </w:r>
      <w:r w:rsidR="00122647">
        <w:t>upstream</w:t>
      </w:r>
      <w:r w:rsidR="00373ECD">
        <w:t xml:space="preserve"> stages (Figure 4).</w:t>
      </w:r>
      <w:r w:rsidR="00677B09">
        <w:t xml:space="preserve"> </w:t>
      </w:r>
    </w:p>
    <w:p w14:paraId="78D69B76" w14:textId="38730A4C" w:rsidR="00AC103D" w:rsidRPr="0071622A" w:rsidRDefault="00AC103D" w:rsidP="00AC103D">
      <w:pPr>
        <w:rPr>
          <w:b/>
          <w:bCs/>
        </w:rPr>
      </w:pPr>
      <w:r w:rsidRPr="0071622A">
        <w:rPr>
          <w:b/>
          <w:bCs/>
        </w:rPr>
        <w:t xml:space="preserve">Figure </w:t>
      </w:r>
      <w:r w:rsidR="2ACF4DF2" w:rsidRPr="4A39178D">
        <w:rPr>
          <w:b/>
          <w:bCs/>
        </w:rPr>
        <w:t>3</w:t>
      </w:r>
      <w:r w:rsidRPr="0071622A">
        <w:rPr>
          <w:b/>
          <w:bCs/>
        </w:rPr>
        <w:t xml:space="preserve">. Cobalt </w:t>
      </w:r>
      <w:r w:rsidR="00973922" w:rsidRPr="0071622A">
        <w:rPr>
          <w:b/>
          <w:bCs/>
        </w:rPr>
        <w:t>trade flows</w:t>
      </w:r>
      <w:r w:rsidR="00BA5696" w:rsidRPr="0071622A">
        <w:rPr>
          <w:b/>
          <w:bCs/>
        </w:rPr>
        <w:t xml:space="preserve"> along the electric vehicle value chain</w:t>
      </w:r>
      <w:r w:rsidRPr="0071622A">
        <w:rPr>
          <w:b/>
          <w:bCs/>
        </w:rPr>
        <w:t>, 2022</w:t>
      </w:r>
      <w:r w:rsidR="009949B2">
        <w:rPr>
          <w:b/>
          <w:bCs/>
        </w:rPr>
        <w:t xml:space="preserve"> (</w:t>
      </w:r>
      <w:ins w:id="120" w:author="Graham Mott" w:date="2023-11-30T12:34:00Z">
        <w:r w:rsidR="00147DD4" w:rsidRPr="00147DD4">
          <w:rPr>
            <w:b/>
            <w:bCs/>
          </w:rPr>
          <w:t>United States dollars</w:t>
        </w:r>
      </w:ins>
      <w:del w:id="121" w:author="Graham Mott" w:date="2023-11-30T12:34:00Z">
        <w:r w:rsidR="335E16F1" w:rsidRPr="717F6563" w:rsidDel="00147DD4">
          <w:rPr>
            <w:b/>
            <w:bCs/>
          </w:rPr>
          <w:delText>$</w:delText>
        </w:r>
        <w:r w:rsidR="009949B2" w:rsidDel="00147DD4">
          <w:rPr>
            <w:b/>
            <w:bCs/>
          </w:rPr>
          <w:delText>US</w:delText>
        </w:r>
      </w:del>
      <w:r w:rsidR="00AB05A8">
        <w:rPr>
          <w:b/>
          <w:bCs/>
        </w:rPr>
        <w:t>)</w:t>
      </w:r>
    </w:p>
    <w:p w14:paraId="5C16FA52" w14:textId="7C7E531F" w:rsidR="00AC103D" w:rsidRDefault="1D939279" w:rsidP="532B9378">
      <w:commentRangeStart w:id="122"/>
      <w:r>
        <w:rPr>
          <w:noProof/>
        </w:rPr>
        <w:drawing>
          <wp:inline distT="0" distB="0" distL="0" distR="0" wp14:anchorId="54B43D0D" wp14:editId="23D899C6">
            <wp:extent cx="5649686" cy="3554594"/>
            <wp:effectExtent l="0" t="0" r="8255" b="8255"/>
            <wp:docPr id="2047999980" name="Picture 204799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7375" cy="3559432"/>
                    </a:xfrm>
                    <a:prstGeom prst="rect">
                      <a:avLst/>
                    </a:prstGeom>
                  </pic:spPr>
                </pic:pic>
              </a:graphicData>
            </a:graphic>
          </wp:inline>
        </w:drawing>
      </w:r>
      <w:commentRangeEnd w:id="122"/>
      <w:r w:rsidR="005E37B3">
        <w:rPr>
          <w:rStyle w:val="CommentReference"/>
        </w:rPr>
        <w:commentReference w:id="122"/>
      </w:r>
    </w:p>
    <w:p w14:paraId="7D258457" w14:textId="6A48C6EF" w:rsidR="00AC103D" w:rsidRPr="008F3584" w:rsidRDefault="00AC103D" w:rsidP="008F3584">
      <w:pPr>
        <w:spacing w:after="0"/>
        <w:rPr>
          <w:sz w:val="18"/>
          <w:szCs w:val="18"/>
        </w:rPr>
      </w:pPr>
      <w:r w:rsidRPr="008F3584">
        <w:rPr>
          <w:sz w:val="18"/>
          <w:szCs w:val="18"/>
        </w:rPr>
        <w:t xml:space="preserve">Source: UNCTAD calculations based on data from UN </w:t>
      </w:r>
      <w:proofErr w:type="spellStart"/>
      <w:r w:rsidRPr="008F3584">
        <w:rPr>
          <w:sz w:val="18"/>
          <w:szCs w:val="18"/>
        </w:rPr>
        <w:t>Comtrade</w:t>
      </w:r>
      <w:proofErr w:type="spellEnd"/>
      <w:r w:rsidRPr="008F3584">
        <w:rPr>
          <w:sz w:val="18"/>
          <w:szCs w:val="18"/>
        </w:rPr>
        <w:t>.</w:t>
      </w:r>
    </w:p>
    <w:p w14:paraId="38D60B4E" w14:textId="4D89D8EE" w:rsidR="00FB094B" w:rsidRDefault="00A35097" w:rsidP="008F3584">
      <w:pPr>
        <w:rPr>
          <w:sz w:val="18"/>
          <w:szCs w:val="18"/>
        </w:rPr>
      </w:pPr>
      <w:r w:rsidRPr="008F3584">
        <w:rPr>
          <w:sz w:val="18"/>
          <w:szCs w:val="18"/>
        </w:rPr>
        <w:t xml:space="preserve">Note: </w:t>
      </w:r>
      <w:r w:rsidR="00F41900" w:rsidRPr="005F4CDE">
        <w:rPr>
          <w:sz w:val="18"/>
          <w:szCs w:val="18"/>
        </w:rPr>
        <w:t>Th</w:t>
      </w:r>
      <w:r w:rsidR="001F25E9">
        <w:rPr>
          <w:sz w:val="18"/>
          <w:szCs w:val="18"/>
        </w:rPr>
        <w:t>e figure</w:t>
      </w:r>
      <w:r w:rsidR="00115A51">
        <w:rPr>
          <w:sz w:val="18"/>
          <w:szCs w:val="18"/>
        </w:rPr>
        <w:t xml:space="preserve"> shows</w:t>
      </w:r>
      <w:r w:rsidR="00F41900" w:rsidRPr="005F4CDE">
        <w:rPr>
          <w:sz w:val="18"/>
          <w:szCs w:val="18"/>
        </w:rPr>
        <w:t xml:space="preserve"> trade between countries in terms of exports and imports, but it does not provide information about local production within individual countries.</w:t>
      </w:r>
      <w:r w:rsidR="00F41900">
        <w:rPr>
          <w:sz w:val="18"/>
          <w:szCs w:val="18"/>
        </w:rPr>
        <w:t xml:space="preserve"> </w:t>
      </w:r>
      <w:r w:rsidR="00F41900" w:rsidRPr="00B5083D">
        <w:rPr>
          <w:sz w:val="18"/>
          <w:szCs w:val="18"/>
        </w:rPr>
        <w:t xml:space="preserve">The trade data are as reported </w:t>
      </w:r>
      <w:del w:id="123" w:author="Graham Mott" w:date="2023-11-30T12:37:00Z">
        <w:r w:rsidR="00F41900" w:rsidRPr="00B5083D" w:rsidDel="005E37B3">
          <w:rPr>
            <w:sz w:val="18"/>
            <w:szCs w:val="18"/>
          </w:rPr>
          <w:delText>in the following HS Codes</w:delText>
        </w:r>
        <w:r w:rsidR="00F41900" w:rsidDel="005E37B3">
          <w:rPr>
            <w:sz w:val="18"/>
            <w:szCs w:val="18"/>
          </w:rPr>
          <w:delText>, which are at the 6-digit level</w:delText>
        </w:r>
      </w:del>
      <w:ins w:id="124" w:author="Graham Mott" w:date="2023-11-30T12:37:00Z">
        <w:r w:rsidR="005E37B3">
          <w:rPr>
            <w:sz w:val="18"/>
            <w:szCs w:val="18"/>
          </w:rPr>
          <w:t>in the following 6-digit level HS Codes</w:t>
        </w:r>
      </w:ins>
      <w:r w:rsidRPr="008F3584">
        <w:rPr>
          <w:sz w:val="18"/>
          <w:szCs w:val="18"/>
        </w:rPr>
        <w:t>: 260500 (cobalt ores and concentrates); 282200, 810520 (processed and/or refined raw materials); 284190, 285390</w:t>
      </w:r>
      <w:r w:rsidR="006C060C">
        <w:rPr>
          <w:sz w:val="18"/>
          <w:szCs w:val="18"/>
        </w:rPr>
        <w:t xml:space="preserve"> </w:t>
      </w:r>
      <w:r w:rsidRPr="008F3584">
        <w:rPr>
          <w:sz w:val="18"/>
          <w:szCs w:val="18"/>
        </w:rPr>
        <w:t>(cobalt cathode materials); and 850790, 850760 (cell components of batteries and battery packs); and 870240, 870360, 870370, 870380 (Electric and plug-in hybrid vehicles). Unit value is calculated from the reported trade value and quantity.</w:t>
      </w:r>
      <w:r w:rsidR="00805DC2">
        <w:rPr>
          <w:sz w:val="18"/>
          <w:szCs w:val="18"/>
        </w:rPr>
        <w:t xml:space="preserve"> </w:t>
      </w:r>
      <w:r w:rsidR="00FB094B">
        <w:rPr>
          <w:sz w:val="18"/>
          <w:szCs w:val="18"/>
        </w:rPr>
        <w:t xml:space="preserve">The focus of this note is the trade flows of select critical minerals along the electric vehicle value chain, thus the last two stages in the figure (corresponding to cell components and </w:t>
      </w:r>
      <w:r w:rsidR="00294D14">
        <w:rPr>
          <w:sz w:val="18"/>
          <w:szCs w:val="18"/>
        </w:rPr>
        <w:t>EVs</w:t>
      </w:r>
      <w:r w:rsidR="00FB094B">
        <w:rPr>
          <w:sz w:val="18"/>
          <w:szCs w:val="18"/>
        </w:rPr>
        <w:t xml:space="preserve">) are the same as in Figure 1. </w:t>
      </w:r>
    </w:p>
    <w:p w14:paraId="67F779CE" w14:textId="5EC581F5" w:rsidR="0071622A" w:rsidRDefault="5AF944A9" w:rsidP="4A39178D">
      <w:pPr>
        <w:rPr>
          <w:sz w:val="18"/>
          <w:szCs w:val="18"/>
        </w:rPr>
      </w:pPr>
      <w:r w:rsidRPr="4A39178D">
        <w:rPr>
          <w:b/>
          <w:bCs/>
        </w:rPr>
        <w:t>Figure 4. Share of cobalt trade flow to total export value along the EV value chain, 2022</w:t>
      </w:r>
      <w:r w:rsidR="1A1A8D28" w:rsidRPr="64D16CAD">
        <w:rPr>
          <w:b/>
          <w:bCs/>
        </w:rPr>
        <w:t xml:space="preserve"> </w:t>
      </w:r>
      <w:r w:rsidR="1A1A8D28" w:rsidRPr="211F52FA">
        <w:rPr>
          <w:b/>
          <w:bCs/>
        </w:rPr>
        <w:t>(percentage</w:t>
      </w:r>
      <w:r w:rsidR="3F4D76C8" w:rsidRPr="5C8FA958">
        <w:rPr>
          <w:b/>
          <w:bCs/>
        </w:rPr>
        <w:t xml:space="preserve"> of total exports</w:t>
      </w:r>
      <w:r w:rsidR="1A1A8D28" w:rsidRPr="211F52FA">
        <w:rPr>
          <w:b/>
          <w:bCs/>
        </w:rPr>
        <w:t>)</w:t>
      </w:r>
    </w:p>
    <w:p w14:paraId="25AD2074" w14:textId="2DCD36BE" w:rsidR="0071622A" w:rsidRDefault="5AF944A9" w:rsidP="00F14109">
      <w:r>
        <w:rPr>
          <w:noProof/>
        </w:rPr>
        <w:lastRenderedPageBreak/>
        <w:drawing>
          <wp:inline distT="0" distB="0" distL="0" distR="0" wp14:anchorId="4D89FEB4" wp14:editId="6E37030D">
            <wp:extent cx="5706657" cy="3257550"/>
            <wp:effectExtent l="0" t="0" r="0" b="0"/>
            <wp:docPr id="1964034032" name="Picture 196403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657" cy="3257550"/>
                    </a:xfrm>
                    <a:prstGeom prst="rect">
                      <a:avLst/>
                    </a:prstGeom>
                  </pic:spPr>
                </pic:pic>
              </a:graphicData>
            </a:graphic>
          </wp:inline>
        </w:drawing>
      </w:r>
    </w:p>
    <w:p w14:paraId="45570421" w14:textId="145145BA" w:rsidR="5AF944A9" w:rsidRDefault="5AF944A9" w:rsidP="4A39178D">
      <w:pPr>
        <w:spacing w:after="0"/>
        <w:rPr>
          <w:sz w:val="18"/>
          <w:szCs w:val="18"/>
        </w:rPr>
      </w:pPr>
      <w:r w:rsidRPr="4A39178D">
        <w:rPr>
          <w:sz w:val="18"/>
          <w:szCs w:val="18"/>
        </w:rPr>
        <w:t xml:space="preserve">Source: UNCTAD secretariat calculations based on data from UN </w:t>
      </w:r>
      <w:proofErr w:type="spellStart"/>
      <w:r w:rsidRPr="4A39178D">
        <w:rPr>
          <w:sz w:val="18"/>
          <w:szCs w:val="18"/>
        </w:rPr>
        <w:t>Comtrade</w:t>
      </w:r>
      <w:proofErr w:type="spellEnd"/>
      <w:r w:rsidRPr="4A39178D">
        <w:rPr>
          <w:sz w:val="18"/>
          <w:szCs w:val="18"/>
        </w:rPr>
        <w:t>.</w:t>
      </w:r>
    </w:p>
    <w:p w14:paraId="3414C755" w14:textId="03713AB5" w:rsidR="5AF944A9" w:rsidRDefault="5AF944A9" w:rsidP="4A39178D">
      <w:pPr>
        <w:rPr>
          <w:sz w:val="18"/>
          <w:szCs w:val="18"/>
        </w:rPr>
      </w:pPr>
      <w:r w:rsidRPr="4A39178D">
        <w:rPr>
          <w:sz w:val="18"/>
          <w:szCs w:val="18"/>
        </w:rPr>
        <w:t xml:space="preserve">Note: The figure shows the share of trade to total export value at each stage of the value chain. This is based on trade data as reported </w:t>
      </w:r>
      <w:del w:id="125" w:author="Graham Mott" w:date="2023-11-30T12:38:00Z">
        <w:r w:rsidRPr="4A39178D" w:rsidDel="005E37B3">
          <w:rPr>
            <w:sz w:val="18"/>
            <w:szCs w:val="18"/>
          </w:rPr>
          <w:delText>in the following HS Codes, which are at the 6-digit level</w:delText>
        </w:r>
      </w:del>
      <w:ins w:id="126" w:author="Graham Mott" w:date="2023-11-30T12:38:00Z">
        <w:r w:rsidR="005E37B3">
          <w:rPr>
            <w:sz w:val="18"/>
            <w:szCs w:val="18"/>
          </w:rPr>
          <w:t>in the following 6-digit level HS Codes</w:t>
        </w:r>
      </w:ins>
      <w:r w:rsidRPr="4A39178D">
        <w:rPr>
          <w:sz w:val="18"/>
          <w:szCs w:val="18"/>
        </w:rPr>
        <w:t>: 260500 (cobalt ores and concentrates); 282200, 810520 (processed and/or refined raw materials); 284190, 285390 (cobalt cathode materials); and 850790, 850760 (cell components of batteries and battery packs); and 870240, 870360, 870370, 870380 (Electric and plug-in hybrid vehicles). The first node represents the share of exports going to the main exporting countries of raw material.</w:t>
      </w:r>
    </w:p>
    <w:p w14:paraId="2CBC87E8" w14:textId="43536642" w:rsidR="00CD0598" w:rsidRDefault="34200D3D" w:rsidP="0071622A">
      <w:r w:rsidRPr="0093345F">
        <w:t>In 2022, the cobalt ore market was valued at US$</w:t>
      </w:r>
      <w:r>
        <w:t xml:space="preserve"> </w:t>
      </w:r>
      <w:r w:rsidRPr="0093345F">
        <w:t>191 million, while cobalt hydroxide reached US$</w:t>
      </w:r>
      <w:r>
        <w:t xml:space="preserve"> </w:t>
      </w:r>
      <w:r w:rsidRPr="0093345F">
        <w:t>9.3 billion.</w:t>
      </w:r>
      <w:r>
        <w:t xml:space="preserve"> The </w:t>
      </w:r>
      <w:ins w:id="127" w:author="Graham Mott" w:date="2023-11-30T10:02:00Z">
        <w:r w:rsidR="05458B56">
          <w:t>high</w:t>
        </w:r>
      </w:ins>
      <w:r>
        <w:t xml:space="preserve"> price of cobalt compared to the other critical minerals is </w:t>
      </w:r>
      <w:bookmarkStart w:id="128" w:name="_Int_6kXyIK8g"/>
      <w:r>
        <w:t>largely attributed</w:t>
      </w:r>
      <w:bookmarkEnd w:id="128"/>
      <w:r>
        <w:t xml:space="preserve"> to the geographical concentration of its supply.</w:t>
      </w:r>
      <w:r w:rsidR="5AB68AAB">
        <w:t xml:space="preserve"> </w:t>
      </w:r>
      <w:r w:rsidR="5AB68AAB" w:rsidRPr="004C6E02">
        <w:t xml:space="preserve">Cobalt </w:t>
      </w:r>
      <w:r w:rsidR="5AB68AAB" w:rsidRPr="003F0D09">
        <w:t>mining</w:t>
      </w:r>
      <w:r w:rsidR="5AB68AAB" w:rsidRPr="00A20E75">
        <w:t xml:space="preserve"> is dominated by</w:t>
      </w:r>
      <w:r w:rsidR="5AB68AAB" w:rsidRPr="003F0D09">
        <w:t xml:space="preserve"> </w:t>
      </w:r>
      <w:r w:rsidR="5AB68AAB">
        <w:t>a few major</w:t>
      </w:r>
      <w:r w:rsidR="5AB68AAB" w:rsidRPr="00A20E75">
        <w:t xml:space="preserve"> </w:t>
      </w:r>
      <w:r w:rsidR="5AB68AAB">
        <w:t>companies, with t</w:t>
      </w:r>
      <w:r w:rsidR="5AB68AAB" w:rsidRPr="002D63B2">
        <w:t xml:space="preserve">he top </w:t>
      </w:r>
      <w:r w:rsidR="5AB68AAB">
        <w:t>five</w:t>
      </w:r>
      <w:r w:rsidR="5AB68AAB" w:rsidRPr="002D63B2">
        <w:t xml:space="preserve"> </w:t>
      </w:r>
      <w:r w:rsidR="5AB68AAB" w:rsidRPr="00A20E75">
        <w:t>alone</w:t>
      </w:r>
      <w:r w:rsidR="5AB68AAB" w:rsidRPr="002D63B2">
        <w:t xml:space="preserve"> </w:t>
      </w:r>
      <w:r w:rsidR="5AB68AAB" w:rsidRPr="00A20E75">
        <w:t>account</w:t>
      </w:r>
      <w:r w:rsidR="5AB68AAB">
        <w:t>ing</w:t>
      </w:r>
      <w:r w:rsidR="5AB68AAB" w:rsidRPr="002D63B2">
        <w:t xml:space="preserve"> for 48 per cent of global cobalt production.</w:t>
      </w:r>
      <w:r w:rsidR="005601E2">
        <w:rPr>
          <w:rStyle w:val="FootnoteReference"/>
        </w:rPr>
        <w:footnoteReference w:id="15"/>
      </w:r>
    </w:p>
    <w:p w14:paraId="492E0A57" w14:textId="1E0FF5C2" w:rsidR="005B4999" w:rsidRDefault="00BE07E2" w:rsidP="0071622A">
      <w:r>
        <w:t>O</w:t>
      </w:r>
      <w:r w:rsidR="00816713">
        <w:t xml:space="preserve">ne bilateral </w:t>
      </w:r>
      <w:r w:rsidR="0071622A">
        <w:t xml:space="preserve">trade relation </w:t>
      </w:r>
      <w:r w:rsidR="00816713">
        <w:t xml:space="preserve">dominates </w:t>
      </w:r>
      <w:r w:rsidR="00295806">
        <w:t xml:space="preserve">the </w:t>
      </w:r>
      <w:r w:rsidR="00331AC2">
        <w:t xml:space="preserve">refining </w:t>
      </w:r>
      <w:r w:rsidR="00295806">
        <w:t xml:space="preserve">stage: </w:t>
      </w:r>
      <w:r w:rsidR="0071622A">
        <w:t>the Democratic Republic of the Congo</w:t>
      </w:r>
      <w:r w:rsidR="00FB1721">
        <w:t xml:space="preserve">, </w:t>
      </w:r>
      <w:ins w:id="129" w:author="Graham Mott" w:date="2023-11-30T12:42:00Z">
        <w:r w:rsidR="004E218E" w:rsidRPr="004E218E">
          <w:t>which</w:t>
        </w:r>
      </w:ins>
      <w:del w:id="130" w:author="Graham Mott" w:date="2023-11-30T12:42:00Z">
        <w:r w:rsidR="00FB1721" w:rsidDel="004E218E">
          <w:delText>that</w:delText>
        </w:r>
      </w:del>
      <w:r w:rsidR="00FB1721">
        <w:t xml:space="preserve"> </w:t>
      </w:r>
      <w:r w:rsidR="00A8614B">
        <w:t xml:space="preserve">produces </w:t>
      </w:r>
      <w:r w:rsidR="00423B0C">
        <w:t>about</w:t>
      </w:r>
      <w:r w:rsidR="00423B0C" w:rsidRPr="00375B76">
        <w:rPr>
          <w:lang w:val="en-GB"/>
        </w:rPr>
        <w:t xml:space="preserve"> 70 per cent of </w:t>
      </w:r>
      <w:r w:rsidR="00423B0C" w:rsidRPr="00BE2335">
        <w:t xml:space="preserve">cobalt </w:t>
      </w:r>
      <w:r w:rsidR="00423B0C">
        <w:t>ore</w:t>
      </w:r>
      <w:r w:rsidR="00CE74AD">
        <w:t xml:space="preserve"> worldwide</w:t>
      </w:r>
      <w:r w:rsidR="00A8614B">
        <w:t xml:space="preserve">, </w:t>
      </w:r>
      <w:r w:rsidR="0092597D">
        <w:t xml:space="preserve">accounted for </w:t>
      </w:r>
      <w:r w:rsidR="008A701E">
        <w:t>64</w:t>
      </w:r>
      <w:r w:rsidR="00FB1721">
        <w:t xml:space="preserve"> per cent of </w:t>
      </w:r>
      <w:r w:rsidR="0092597D">
        <w:t xml:space="preserve">the </w:t>
      </w:r>
      <w:r w:rsidR="00CE74AD">
        <w:t xml:space="preserve">global </w:t>
      </w:r>
      <w:r w:rsidR="00FB1721">
        <w:t xml:space="preserve">cobalt </w:t>
      </w:r>
      <w:r w:rsidR="00331AC2">
        <w:t xml:space="preserve">hydroxide </w:t>
      </w:r>
      <w:r w:rsidR="00FB1721">
        <w:t>exports</w:t>
      </w:r>
      <w:r w:rsidR="00081B48">
        <w:t xml:space="preserve"> in 2022</w:t>
      </w:r>
      <w:r w:rsidR="00FB1721">
        <w:t xml:space="preserve">, of which </w:t>
      </w:r>
      <w:r w:rsidR="008A701E">
        <w:t>96</w:t>
      </w:r>
      <w:r w:rsidR="00FB1721">
        <w:t xml:space="preserve"> per cent was directed to China.</w:t>
      </w:r>
      <w:r w:rsidR="0071622A">
        <w:t xml:space="preserve"> </w:t>
      </w:r>
      <w:r w:rsidR="0032104E">
        <w:t>T</w:t>
      </w:r>
      <w:r w:rsidR="0071622A">
        <w:t xml:space="preserve">his </w:t>
      </w:r>
      <w:r w:rsidR="0020737F">
        <w:t xml:space="preserve">suggests </w:t>
      </w:r>
      <w:del w:id="131" w:author="Graham Mott" w:date="2023-11-30T12:43:00Z">
        <w:r w:rsidR="001B177E" w:rsidDel="0020627E">
          <w:delText xml:space="preserve">a </w:delText>
        </w:r>
      </w:del>
      <w:r w:rsidR="001B177E">
        <w:t>significant</w:t>
      </w:r>
      <w:r w:rsidR="0071622A">
        <w:t xml:space="preserve"> value addition </w:t>
      </w:r>
      <w:r w:rsidR="006E6AEF">
        <w:t xml:space="preserve">taking place </w:t>
      </w:r>
      <w:ins w:id="132" w:author="Graham Mott" w:date="2023-11-30T12:42:00Z">
        <w:r w:rsidR="00625AD7" w:rsidRPr="00625AD7">
          <w:t xml:space="preserve">within the </w:t>
        </w:r>
      </w:ins>
      <w:del w:id="133" w:author="Graham Mott" w:date="2023-11-30T12:42:00Z">
        <w:r w:rsidR="006E6AEF" w:rsidDel="00625AD7">
          <w:delText xml:space="preserve">in </w:delText>
        </w:r>
        <w:r w:rsidR="0071622A" w:rsidDel="00625AD7">
          <w:delText>the Democratic Republic of the Congo</w:delText>
        </w:r>
      </w:del>
      <w:del w:id="134" w:author="Graham Mott" w:date="2023-11-30T12:43:00Z">
        <w:r w:rsidR="007663B5" w:rsidDel="0020627E">
          <w:delText xml:space="preserve">. </w:delText>
        </w:r>
        <w:r w:rsidR="007663B5" w:rsidRPr="000D0F5E" w:rsidDel="0020627E">
          <w:delText>In</w:delText>
        </w:r>
        <w:r w:rsidR="007663B5" w:rsidDel="0020627E">
          <w:delText xml:space="preserve"> the case of</w:delText>
        </w:r>
        <w:r w:rsidR="007663B5" w:rsidRPr="000D0F5E" w:rsidDel="0020627E">
          <w:delText xml:space="preserve"> the </w:delText>
        </w:r>
      </w:del>
      <w:r w:rsidR="007663B5" w:rsidRPr="000D0F5E">
        <w:t>Democratic Republic of the Congo</w:t>
      </w:r>
      <w:del w:id="135" w:author="Graham Mott" w:date="2023-11-30T12:44:00Z">
        <w:r w:rsidR="007663B5" w:rsidRPr="000D0F5E" w:rsidDel="0020627E">
          <w:delText xml:space="preserve">, </w:delText>
        </w:r>
      </w:del>
      <w:ins w:id="136" w:author="Graham Mott" w:date="2023-11-30T12:44:00Z">
        <w:r w:rsidR="0020627E">
          <w:t>.</w:t>
        </w:r>
        <w:r w:rsidR="0020627E" w:rsidRPr="000D0F5E">
          <w:t xml:space="preserve"> </w:t>
        </w:r>
      </w:ins>
      <w:r w:rsidR="0020627E">
        <w:t>T</w:t>
      </w:r>
      <w:r w:rsidR="0020627E" w:rsidRPr="000D0F5E">
        <w:t xml:space="preserve">he </w:t>
      </w:r>
      <w:r w:rsidR="007663B5" w:rsidRPr="000D0F5E">
        <w:t>country</w:t>
      </w:r>
      <w:r w:rsidR="007663B5">
        <w:t>'</w:t>
      </w:r>
      <w:r w:rsidR="007663B5" w:rsidRPr="000D0F5E">
        <w:t xml:space="preserve">s </w:t>
      </w:r>
      <w:del w:id="137" w:author="Graham Mott" w:date="2023-11-30T12:44:00Z">
        <w:r w:rsidR="007663B5" w:rsidRPr="000D0F5E" w:rsidDel="00141EBC">
          <w:delText xml:space="preserve">cobalt </w:delText>
        </w:r>
      </w:del>
      <w:r w:rsidR="007663B5" w:rsidRPr="000D0F5E">
        <w:t xml:space="preserve">processing and refining activities significantly increased </w:t>
      </w:r>
      <w:ins w:id="138" w:author="Graham Mott" w:date="2023-11-30T12:44:00Z">
        <w:r w:rsidR="00141EBC" w:rsidRPr="00141EBC">
          <w:t>the unit price of cobalt</w:t>
        </w:r>
        <w:r w:rsidR="00B82B70">
          <w:t xml:space="preserve"> </w:t>
        </w:r>
      </w:ins>
      <w:del w:id="139" w:author="Graham Mott" w:date="2023-11-30T12:44:00Z">
        <w:r w:rsidR="007663B5" w:rsidRPr="000D0F5E" w:rsidDel="00141EBC">
          <w:delText xml:space="preserve">its unit price </w:delText>
        </w:r>
      </w:del>
      <w:r w:rsidR="007663B5" w:rsidRPr="000D0F5E">
        <w:t>from US$</w:t>
      </w:r>
      <w:r w:rsidR="007663B5">
        <w:t xml:space="preserve"> </w:t>
      </w:r>
      <w:r w:rsidR="007663B5" w:rsidRPr="000D0F5E">
        <w:t>5.8 per kilogram at the extraction stage to US$</w:t>
      </w:r>
      <w:r w:rsidR="007663B5">
        <w:t xml:space="preserve"> </w:t>
      </w:r>
      <w:r w:rsidR="007663B5" w:rsidRPr="000D0F5E">
        <w:t>16.2 per kilogram at the processing/refining stage.</w:t>
      </w:r>
      <w:r w:rsidR="007663B5" w:rsidRPr="000D0F5E">
        <w:rPr>
          <w:vertAlign w:val="superscript"/>
        </w:rPr>
        <w:footnoteReference w:id="16"/>
      </w:r>
      <w:r w:rsidR="007663B5" w:rsidRPr="000D0F5E">
        <w:t xml:space="preserve"> </w:t>
      </w:r>
    </w:p>
    <w:p w14:paraId="2A1421C5" w14:textId="478FFF7F" w:rsidR="00AB4712" w:rsidRDefault="005B4999" w:rsidP="0071622A">
      <w:r>
        <w:t>T</w:t>
      </w:r>
      <w:r w:rsidR="005D46AE" w:rsidRPr="00B80C83">
        <w:t>he</w:t>
      </w:r>
      <w:r w:rsidR="002558C6">
        <w:t xml:space="preserve"> trade in the manufacturing stage is dominated by countries that </w:t>
      </w:r>
      <w:r w:rsidR="008F79C1">
        <w:t>are members</w:t>
      </w:r>
      <w:r w:rsidR="002558C6">
        <w:t xml:space="preserve"> of the Organization of Economic </w:t>
      </w:r>
      <w:r w:rsidR="00951A6A">
        <w:t xml:space="preserve">Cooperation and Development (OECD). No country </w:t>
      </w:r>
      <w:r w:rsidR="00EC09F3">
        <w:t xml:space="preserve">from Africa or Latin America </w:t>
      </w:r>
      <w:r w:rsidR="00DE7F49">
        <w:t xml:space="preserve">is a major participant </w:t>
      </w:r>
      <w:r w:rsidR="00951A6A">
        <w:t xml:space="preserve">in </w:t>
      </w:r>
      <w:r w:rsidR="00852ED5">
        <w:t xml:space="preserve">trade of </w:t>
      </w:r>
      <w:r w:rsidR="005D46AE" w:rsidRPr="00B80C83">
        <w:t>manufacturing cathodes</w:t>
      </w:r>
      <w:r w:rsidR="005D46AE">
        <w:rPr>
          <w:rStyle w:val="FootnoteReference"/>
        </w:rPr>
        <w:footnoteReference w:id="17"/>
      </w:r>
      <w:r w:rsidR="005D46AE" w:rsidRPr="00B80C83">
        <w:t xml:space="preserve"> </w:t>
      </w:r>
      <w:r w:rsidR="00852ED5">
        <w:t xml:space="preserve">or </w:t>
      </w:r>
      <w:r w:rsidR="005D46AE" w:rsidRPr="00B80C83">
        <w:t xml:space="preserve">battery </w:t>
      </w:r>
      <w:r w:rsidR="00852ED5">
        <w:t xml:space="preserve">materials. </w:t>
      </w:r>
    </w:p>
    <w:p w14:paraId="6E295333" w14:textId="785A8B23" w:rsidR="007D4DFE" w:rsidRDefault="00BE436E" w:rsidP="00F14109">
      <w:r>
        <w:lastRenderedPageBreak/>
        <w:t xml:space="preserve">At the manufacturing stage, </w:t>
      </w:r>
      <w:r w:rsidR="00F14109">
        <w:t xml:space="preserve">China accounts for about 49 per cent of the </w:t>
      </w:r>
      <w:r w:rsidR="00A72E97">
        <w:t xml:space="preserve">exports of cobalt-based battery material (cobalt </w:t>
      </w:r>
      <w:r w:rsidR="00F14109">
        <w:t>cathode</w:t>
      </w:r>
      <w:r w:rsidR="00A72E97">
        <w:t>)</w:t>
      </w:r>
      <w:r w:rsidR="003C7AB4">
        <w:t xml:space="preserve">, </w:t>
      </w:r>
      <w:ins w:id="140" w:author="Graham Mott" w:date="2023-11-30T12:45:00Z">
        <w:r w:rsidR="00B82B70" w:rsidRPr="00B82B70">
          <w:t>in</w:t>
        </w:r>
        <w:r w:rsidR="00B43CB0">
          <w:t xml:space="preserve"> </w:t>
        </w:r>
      </w:ins>
      <w:del w:id="141" w:author="Graham Mott" w:date="2023-11-30T12:45:00Z">
        <w:r w:rsidR="0015508C" w:rsidDel="00B82B70">
          <w:delText xml:space="preserve">with a </w:delText>
        </w:r>
      </w:del>
      <w:r w:rsidR="0015508C">
        <w:t xml:space="preserve">stark contrast to </w:t>
      </w:r>
      <w:del w:id="142" w:author="Graham Mott" w:date="2023-11-30T12:45:00Z">
        <w:r w:rsidR="003C7AB4" w:rsidDel="00B43CB0">
          <w:delText xml:space="preserve">the case of the </w:delText>
        </w:r>
      </w:del>
      <w:r w:rsidR="003C7AB4">
        <w:t>lithium-based battery material</w:t>
      </w:r>
      <w:r w:rsidR="008952B4">
        <w:t xml:space="preserve"> which China </w:t>
      </w:r>
      <w:r w:rsidR="0015508C">
        <w:t>export</w:t>
      </w:r>
      <w:r w:rsidR="005D7504">
        <w:t>ed</w:t>
      </w:r>
      <w:r w:rsidR="0015508C">
        <w:t xml:space="preserve"> negligibl</w:t>
      </w:r>
      <w:r w:rsidR="005D7504">
        <w:t>y.</w:t>
      </w:r>
      <w:r w:rsidR="0039717F">
        <w:t xml:space="preserve"> </w:t>
      </w:r>
      <w:del w:id="143" w:author="Graham Mott" w:date="2023-11-30T12:46:00Z">
        <w:r w:rsidR="003669D8" w:rsidDel="00B43CB0">
          <w:delText xml:space="preserve">Again, it </w:delText>
        </w:r>
        <w:r w:rsidR="003E6F6A" w:rsidDel="00B43CB0">
          <w:delText xml:space="preserve">supports </w:delText>
        </w:r>
        <w:r w:rsidR="00B3658C" w:rsidDel="00B43CB0">
          <w:delText>China</w:delText>
        </w:r>
        <w:r w:rsidR="003E6F6A" w:rsidDel="00B43CB0">
          <w:delText>’</w:delText>
        </w:r>
        <w:r w:rsidR="00B3658C" w:rsidDel="00B43CB0">
          <w:delText xml:space="preserve">s incomparable </w:delText>
        </w:r>
        <w:r w:rsidR="003E6F6A" w:rsidDel="00B43CB0">
          <w:delText xml:space="preserve">capacity to produce and supply </w:delText>
        </w:r>
        <w:r w:rsidR="00501E80" w:rsidDel="00B43CB0">
          <w:delText xml:space="preserve">lithium-ion battery packs to the world market. </w:delText>
        </w:r>
      </w:del>
      <w:r w:rsidR="007C093C">
        <w:t xml:space="preserve">The Republic of Korea is the second largest exporter of </w:t>
      </w:r>
      <w:r w:rsidR="00A04797">
        <w:t>cobalt-</w:t>
      </w:r>
      <w:r w:rsidR="00B80470">
        <w:t xml:space="preserve">based battery </w:t>
      </w:r>
      <w:r w:rsidR="00A04797">
        <w:t>materials</w:t>
      </w:r>
      <w:r w:rsidR="001550CA">
        <w:t>,</w:t>
      </w:r>
      <w:r w:rsidR="00A04797">
        <w:t xml:space="preserve"> with 31 per cent</w:t>
      </w:r>
      <w:r w:rsidR="005014B6">
        <w:t xml:space="preserve"> of</w:t>
      </w:r>
      <w:r w:rsidR="00A04797">
        <w:t xml:space="preserve"> global exports</w:t>
      </w:r>
      <w:r w:rsidR="000F1A70">
        <w:t xml:space="preserve">, followed by Japan with 9 per cent. </w:t>
      </w:r>
      <w:r w:rsidR="000F1A70" w:rsidRPr="008F7FCC">
        <w:t>Poland</w:t>
      </w:r>
      <w:r w:rsidR="000F1A70">
        <w:t xml:space="preserve"> is the main importer o</w:t>
      </w:r>
      <w:r w:rsidR="00475492">
        <w:t>f cathod</w:t>
      </w:r>
      <w:r w:rsidR="001550CA">
        <w:t>e</w:t>
      </w:r>
      <w:r w:rsidR="00475492">
        <w:t xml:space="preserve"> materials from the Republic of Korea and Japan</w:t>
      </w:r>
      <w:ins w:id="144" w:author="Graham Mott" w:date="2023-11-30T12:47:00Z">
        <w:r w:rsidR="00DC53BE">
          <w:t>,</w:t>
        </w:r>
      </w:ins>
      <w:r w:rsidR="00475492">
        <w:t xml:space="preserve"> and the third </w:t>
      </w:r>
      <w:ins w:id="145" w:author="Graham Mott" w:date="2023-11-30T12:47:00Z">
        <w:r w:rsidR="004F6CE8" w:rsidRPr="004F6CE8">
          <w:t>largest</w:t>
        </w:r>
        <w:r w:rsidR="004F6CE8">
          <w:t xml:space="preserve"> </w:t>
        </w:r>
      </w:ins>
      <w:del w:id="146" w:author="Graham Mott" w:date="2023-11-30T12:47:00Z">
        <w:r w:rsidR="00475492" w:rsidDel="004F6CE8">
          <w:delText xml:space="preserve">major </w:delText>
        </w:r>
      </w:del>
      <w:r w:rsidR="00475492">
        <w:t>importer from China</w:t>
      </w:r>
      <w:r w:rsidR="00481DAB">
        <w:t>.</w:t>
      </w:r>
      <w:r w:rsidR="00B80470">
        <w:t xml:space="preserve"> </w:t>
      </w:r>
    </w:p>
    <w:p w14:paraId="10D8BBD9" w14:textId="36DB35F9" w:rsidR="008F3584" w:rsidRPr="00B27AE7" w:rsidRDefault="008F3584" w:rsidP="00AC103D">
      <w:pPr>
        <w:pStyle w:val="Heading2"/>
        <w:rPr>
          <w:lang w:val="en-GB"/>
        </w:rPr>
      </w:pPr>
      <w:r w:rsidRPr="00B27AE7">
        <w:rPr>
          <w:lang w:val="en-GB"/>
        </w:rPr>
        <w:t xml:space="preserve">Graphite </w:t>
      </w:r>
    </w:p>
    <w:p w14:paraId="54DCAE12" w14:textId="416A1879" w:rsidR="009E6429" w:rsidRDefault="005B1BF2" w:rsidP="005B1BF2">
      <w:pPr>
        <w:spacing w:line="257" w:lineRule="auto"/>
        <w:rPr>
          <w:lang w:val="en-GB"/>
        </w:rPr>
      </w:pPr>
      <w:r w:rsidRPr="6BFD37D3">
        <w:rPr>
          <w:rFonts w:ascii="Calibri" w:eastAsia="Calibri" w:hAnsi="Calibri" w:cs="Calibri"/>
          <w:lang w:val="en-GB"/>
        </w:rPr>
        <w:t xml:space="preserve">Graphite is the most used anode material in lithium-ion battery manufacturing because it provides stability, electrical conductivity, and lightweight properties, all of which </w:t>
      </w:r>
      <w:ins w:id="147" w:author="Graham Mott" w:date="2023-11-30T12:49:00Z">
        <w:r w:rsidR="000625C7" w:rsidRPr="000625C7">
          <w:rPr>
            <w:rFonts w:ascii="Calibri" w:eastAsia="Calibri" w:hAnsi="Calibri" w:cs="Calibri"/>
          </w:rPr>
          <w:t>enhance</w:t>
        </w:r>
        <w:r w:rsidR="008466A5">
          <w:rPr>
            <w:rFonts w:ascii="Calibri" w:eastAsia="Calibri" w:hAnsi="Calibri" w:cs="Calibri"/>
          </w:rPr>
          <w:t xml:space="preserve"> </w:t>
        </w:r>
      </w:ins>
      <w:del w:id="148" w:author="Graham Mott" w:date="2023-11-30T12:49:00Z">
        <w:r w:rsidRPr="6BFD37D3" w:rsidDel="000625C7">
          <w:rPr>
            <w:rFonts w:ascii="Calibri" w:eastAsia="Calibri" w:hAnsi="Calibri" w:cs="Calibri"/>
            <w:lang w:val="en-GB"/>
          </w:rPr>
          <w:delText xml:space="preserve">contribute enhancing </w:delText>
        </w:r>
      </w:del>
      <w:r w:rsidRPr="6BFD37D3">
        <w:rPr>
          <w:rFonts w:ascii="Calibri" w:eastAsia="Calibri" w:hAnsi="Calibri" w:cs="Calibri"/>
          <w:lang w:val="en-GB"/>
        </w:rPr>
        <w:t xml:space="preserve">the battery’s overall performance and energy storage capacity. </w:t>
      </w:r>
      <w:r w:rsidR="00B96AC0" w:rsidRPr="6BFD37D3">
        <w:rPr>
          <w:lang w:val="en-GB"/>
        </w:rPr>
        <w:t>Graphite is mined from ores</w:t>
      </w:r>
      <w:r w:rsidR="00B96AC0">
        <w:rPr>
          <w:lang w:val="en-GB"/>
        </w:rPr>
        <w:t>, but d</w:t>
      </w:r>
      <w:r w:rsidR="00532F08">
        <w:rPr>
          <w:rFonts w:ascii="Calibri" w:eastAsia="Calibri" w:hAnsi="Calibri" w:cs="Calibri"/>
          <w:lang w:val="en-GB"/>
        </w:rPr>
        <w:t>ifferent from other minerals critical for the energy transition, g</w:t>
      </w:r>
      <w:r w:rsidRPr="6BFD37D3">
        <w:rPr>
          <w:rFonts w:ascii="Calibri" w:eastAsia="Calibri" w:hAnsi="Calibri" w:cs="Calibri"/>
          <w:lang w:val="en-GB"/>
        </w:rPr>
        <w:t>raphite can also be manufactured from intensive heat treatment of petroleum coke, coal-tar pitch, or oil, which makes production more carbon intensive.</w:t>
      </w:r>
      <w:r w:rsidR="00DD3572">
        <w:rPr>
          <w:rStyle w:val="FootnoteReference"/>
          <w:rFonts w:ascii="Calibri" w:eastAsia="Calibri" w:hAnsi="Calibri" w:cs="Calibri"/>
          <w:lang w:val="en-GB"/>
        </w:rPr>
        <w:footnoteReference w:id="18"/>
      </w:r>
      <w:r w:rsidRPr="6BFD37D3">
        <w:rPr>
          <w:rFonts w:ascii="Calibri" w:eastAsia="Calibri" w:hAnsi="Calibri" w:cs="Calibri"/>
          <w:lang w:val="en-GB"/>
        </w:rPr>
        <w:t xml:space="preserve"> </w:t>
      </w:r>
      <w:r w:rsidR="00302D9B" w:rsidRPr="6BFD37D3">
        <w:rPr>
          <w:lang w:val="en-GB"/>
        </w:rPr>
        <w:t xml:space="preserve">Both types of graphite are used in manufacturing anodes in battery devices. However, natural graphite has an </w:t>
      </w:r>
      <w:ins w:id="149" w:author="Graham Mott" w:date="2023-11-30T12:49:00Z">
        <w:r w:rsidR="008466A5" w:rsidRPr="008466A5">
          <w:t>advantage</w:t>
        </w:r>
        <w:r w:rsidR="006840B9">
          <w:t xml:space="preserve"> </w:t>
        </w:r>
      </w:ins>
      <w:del w:id="150" w:author="Graham Mott" w:date="2023-11-30T12:49:00Z">
        <w:r w:rsidR="00302D9B" w:rsidRPr="6BFD37D3" w:rsidDel="008466A5">
          <w:rPr>
            <w:lang w:val="en-GB"/>
          </w:rPr>
          <w:delText xml:space="preserve">edge </w:delText>
        </w:r>
      </w:del>
      <w:r w:rsidR="00302D9B" w:rsidRPr="6BFD37D3">
        <w:rPr>
          <w:lang w:val="en-GB"/>
        </w:rPr>
        <w:t xml:space="preserve">over synthetic graphite because purified natural flake graphite exhibits a much higher crystalline structure </w:t>
      </w:r>
      <w:del w:id="151" w:author="Graham Mott" w:date="2023-11-30T12:49:00Z">
        <w:r w:rsidR="00302D9B" w:rsidRPr="6BFD37D3" w:rsidDel="006840B9">
          <w:rPr>
            <w:lang w:val="en-GB"/>
          </w:rPr>
          <w:delText xml:space="preserve">than synthetic </w:delText>
        </w:r>
      </w:del>
      <w:r w:rsidR="00302D9B" w:rsidRPr="6BFD37D3">
        <w:rPr>
          <w:lang w:val="en-GB"/>
        </w:rPr>
        <w:t>and is, therefore, more electrically and thermally conductive.</w:t>
      </w:r>
      <w:r w:rsidR="00302D9B" w:rsidRPr="6BFD37D3">
        <w:rPr>
          <w:rStyle w:val="FootnoteReference"/>
          <w:lang w:val="en-GB"/>
        </w:rPr>
        <w:footnoteReference w:id="19"/>
      </w:r>
      <w:r w:rsidR="00302D9B" w:rsidRPr="6BFD37D3">
        <w:rPr>
          <w:lang w:val="en-GB"/>
        </w:rPr>
        <w:t xml:space="preserve"> In addition, natural graphite is more cost-effective and has a lower carbon footprint.</w:t>
      </w:r>
      <w:r w:rsidR="009815C7" w:rsidRPr="009815C7">
        <w:rPr>
          <w:rFonts w:ascii="Calibri" w:eastAsia="Calibri" w:hAnsi="Calibri" w:cs="Calibri"/>
          <w:lang w:val="en-GB"/>
        </w:rPr>
        <w:t xml:space="preserve"> </w:t>
      </w:r>
      <w:r w:rsidR="009815C7" w:rsidRPr="6BFD37D3">
        <w:rPr>
          <w:rFonts w:ascii="Calibri" w:eastAsia="Calibri" w:hAnsi="Calibri" w:cs="Calibri"/>
          <w:lang w:val="en-GB"/>
        </w:rPr>
        <w:t xml:space="preserve">However, </w:t>
      </w:r>
      <w:del w:id="152" w:author="Graham Mott" w:date="2023-11-30T12:50:00Z">
        <w:r w:rsidR="009815C7" w:rsidRPr="6BFD37D3" w:rsidDel="006840B9">
          <w:rPr>
            <w:rFonts w:ascii="Calibri" w:eastAsia="Calibri" w:hAnsi="Calibri" w:cs="Calibri"/>
            <w:lang w:val="en-GB"/>
          </w:rPr>
          <w:delText xml:space="preserve">the </w:delText>
        </w:r>
      </w:del>
      <w:r w:rsidR="009815C7" w:rsidRPr="6BFD37D3">
        <w:rPr>
          <w:rFonts w:ascii="Calibri" w:eastAsia="Calibri" w:hAnsi="Calibri" w:cs="Calibri"/>
          <w:lang w:val="en-GB"/>
        </w:rPr>
        <w:t>synthetic anodes perform better in electrolyte compatibility, fast charge turn around and battery longevity.</w:t>
      </w:r>
      <w:r w:rsidR="007C1F04">
        <w:rPr>
          <w:rStyle w:val="FootnoteReference"/>
          <w:rFonts w:ascii="Calibri" w:eastAsia="Calibri" w:hAnsi="Calibri" w:cs="Calibri"/>
          <w:lang w:val="en-GB"/>
        </w:rPr>
        <w:footnoteReference w:id="20"/>
      </w:r>
      <w:r w:rsidR="007C1F04">
        <w:rPr>
          <w:lang w:val="en-GB"/>
        </w:rPr>
        <w:t xml:space="preserve"> </w:t>
      </w:r>
    </w:p>
    <w:p w14:paraId="585CBBF0" w14:textId="625309CD" w:rsidR="008F3584" w:rsidRDefault="008F3584" w:rsidP="00E16341">
      <w:pPr>
        <w:rPr>
          <w:lang w:val="en-GB"/>
        </w:rPr>
      </w:pPr>
      <w:r w:rsidRPr="4A39178D">
        <w:rPr>
          <w:lang w:val="en-GB"/>
        </w:rPr>
        <w:t xml:space="preserve">Figure </w:t>
      </w:r>
      <w:r w:rsidR="2004C03F" w:rsidRPr="4A39178D">
        <w:rPr>
          <w:lang w:val="en-GB"/>
        </w:rPr>
        <w:t>5</w:t>
      </w:r>
      <w:r w:rsidRPr="4A39178D">
        <w:rPr>
          <w:lang w:val="en-GB"/>
        </w:rPr>
        <w:t xml:space="preserve"> represents trade patterns of graphite along the electric vehicle value chain</w:t>
      </w:r>
      <w:r w:rsidR="00E355F7">
        <w:rPr>
          <w:lang w:val="en-GB"/>
        </w:rPr>
        <w:t xml:space="preserve"> highlighting the </w:t>
      </w:r>
      <w:ins w:id="153" w:author="Graham Mott" w:date="2023-11-30T12:50:00Z">
        <w:r w:rsidR="006840B9" w:rsidRPr="006840B9">
          <w:t>value</w:t>
        </w:r>
        <w:r w:rsidR="00593243">
          <w:t xml:space="preserve"> </w:t>
        </w:r>
      </w:ins>
      <w:del w:id="154" w:author="Graham Mott" w:date="2023-11-30T12:50:00Z">
        <w:r w:rsidR="00E355F7" w:rsidDel="006840B9">
          <w:rPr>
            <w:lang w:val="en-GB"/>
          </w:rPr>
          <w:delText xml:space="preserve">amount in US$ </w:delText>
        </w:r>
      </w:del>
      <w:r w:rsidR="00433313">
        <w:rPr>
          <w:lang w:val="en-GB"/>
        </w:rPr>
        <w:t>in each bilateral trade flow</w:t>
      </w:r>
      <w:r w:rsidRPr="4A39178D">
        <w:rPr>
          <w:lang w:val="en-GB"/>
        </w:rPr>
        <w:t>.</w:t>
      </w:r>
      <w:r w:rsidR="00433313">
        <w:rPr>
          <w:lang w:val="en-GB"/>
        </w:rPr>
        <w:t xml:space="preserve"> Figure 6 shows the same trade flows but </w:t>
      </w:r>
      <w:r w:rsidR="004A5833">
        <w:rPr>
          <w:lang w:val="en-GB"/>
        </w:rPr>
        <w:t>the widths of these flows represent the share of trade in total exports in each processing stage.</w:t>
      </w:r>
      <w:r w:rsidRPr="4A39178D">
        <w:rPr>
          <w:lang w:val="en-GB"/>
        </w:rPr>
        <w:t xml:space="preserve"> </w:t>
      </w:r>
    </w:p>
    <w:p w14:paraId="150F42AD" w14:textId="4C1BFF31" w:rsidR="008F3584" w:rsidRPr="00741B9C" w:rsidRDefault="008F3584" w:rsidP="00AC103D">
      <w:pPr>
        <w:rPr>
          <w:b/>
          <w:lang w:val="en-GB"/>
        </w:rPr>
      </w:pPr>
      <w:r w:rsidRPr="00741B9C">
        <w:rPr>
          <w:b/>
          <w:lang w:val="en-GB"/>
        </w:rPr>
        <w:t xml:space="preserve">Figure </w:t>
      </w:r>
      <w:r w:rsidR="2004C03F" w:rsidRPr="4A39178D">
        <w:rPr>
          <w:b/>
          <w:bCs/>
          <w:lang w:val="en-GB"/>
        </w:rPr>
        <w:t>5</w:t>
      </w:r>
      <w:r w:rsidRPr="00741B9C">
        <w:rPr>
          <w:b/>
          <w:lang w:val="en-GB"/>
        </w:rPr>
        <w:t xml:space="preserve">. </w:t>
      </w:r>
      <w:r w:rsidRPr="00741B9C">
        <w:rPr>
          <w:b/>
        </w:rPr>
        <w:t>Graphite trade flows along the electric vehicle value chain, 2022</w:t>
      </w:r>
      <w:r w:rsidR="637837C1" w:rsidRPr="6F0E5741">
        <w:rPr>
          <w:b/>
          <w:bCs/>
        </w:rPr>
        <w:t xml:space="preserve"> </w:t>
      </w:r>
      <w:r w:rsidR="637837C1" w:rsidRPr="3DA79501">
        <w:rPr>
          <w:b/>
          <w:bCs/>
        </w:rPr>
        <w:t>(</w:t>
      </w:r>
      <w:ins w:id="155" w:author="Graham Mott" w:date="2023-11-30T12:50:00Z">
        <w:r w:rsidR="00593243" w:rsidRPr="00593243">
          <w:rPr>
            <w:b/>
            <w:bCs/>
          </w:rPr>
          <w:t>United States dollars</w:t>
        </w:r>
      </w:ins>
      <w:del w:id="156" w:author="Graham Mott" w:date="2023-11-30T12:50:00Z">
        <w:r w:rsidR="637837C1" w:rsidRPr="27A4C783" w:rsidDel="00593243">
          <w:rPr>
            <w:b/>
            <w:bCs/>
          </w:rPr>
          <w:delText>$US</w:delText>
        </w:r>
      </w:del>
      <w:r w:rsidR="637837C1" w:rsidRPr="27A4C783">
        <w:rPr>
          <w:b/>
          <w:bCs/>
        </w:rPr>
        <w:t>)</w:t>
      </w:r>
    </w:p>
    <w:p w14:paraId="057DADCF" w14:textId="05F66226" w:rsidR="008F3584" w:rsidRDefault="008F3584" w:rsidP="00AC103D">
      <w:pPr>
        <w:rPr>
          <w:lang w:val="en-GB"/>
        </w:rPr>
      </w:pPr>
    </w:p>
    <w:p w14:paraId="41819233" w14:textId="2FCCAC00" w:rsidR="008F3584" w:rsidRDefault="58BAD75E" w:rsidP="532B9378">
      <w:r>
        <w:rPr>
          <w:noProof/>
        </w:rPr>
        <w:lastRenderedPageBreak/>
        <w:drawing>
          <wp:inline distT="0" distB="0" distL="0" distR="0" wp14:anchorId="42AEDF0F" wp14:editId="198DC122">
            <wp:extent cx="5675086" cy="3724275"/>
            <wp:effectExtent l="0" t="0" r="0" b="0"/>
            <wp:docPr id="1337423856" name="Picture 13374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5086" cy="3724275"/>
                    </a:xfrm>
                    <a:prstGeom prst="rect">
                      <a:avLst/>
                    </a:prstGeom>
                  </pic:spPr>
                </pic:pic>
              </a:graphicData>
            </a:graphic>
          </wp:inline>
        </w:drawing>
      </w:r>
    </w:p>
    <w:p w14:paraId="22D28A9E" w14:textId="52F19C3F" w:rsidR="008F3584" w:rsidRPr="008F3584" w:rsidRDefault="008F3584" w:rsidP="008F3584">
      <w:pPr>
        <w:spacing w:after="0"/>
        <w:rPr>
          <w:sz w:val="18"/>
          <w:szCs w:val="18"/>
        </w:rPr>
      </w:pPr>
      <w:r w:rsidRPr="008F3584">
        <w:rPr>
          <w:sz w:val="18"/>
          <w:szCs w:val="18"/>
        </w:rPr>
        <w:t xml:space="preserve">Source: UNCTAD calculations based on data from UN </w:t>
      </w:r>
      <w:proofErr w:type="spellStart"/>
      <w:r w:rsidRPr="008F3584">
        <w:rPr>
          <w:sz w:val="18"/>
          <w:szCs w:val="18"/>
        </w:rPr>
        <w:t>Comtrade</w:t>
      </w:r>
      <w:proofErr w:type="spellEnd"/>
      <w:r>
        <w:rPr>
          <w:sz w:val="18"/>
          <w:szCs w:val="18"/>
        </w:rPr>
        <w:t>.</w:t>
      </w:r>
    </w:p>
    <w:p w14:paraId="690F754F" w14:textId="41CADC39" w:rsidR="008F3584" w:rsidRPr="008F3584" w:rsidRDefault="008F3584" w:rsidP="008F3584">
      <w:pPr>
        <w:spacing w:after="0"/>
        <w:rPr>
          <w:sz w:val="18"/>
          <w:szCs w:val="18"/>
        </w:rPr>
      </w:pPr>
      <w:r w:rsidRPr="008F3584">
        <w:rPr>
          <w:sz w:val="18"/>
          <w:szCs w:val="18"/>
        </w:rPr>
        <w:t xml:space="preserve">Note: </w:t>
      </w:r>
      <w:r w:rsidRPr="005F4CDE">
        <w:rPr>
          <w:sz w:val="18"/>
          <w:szCs w:val="18"/>
        </w:rPr>
        <w:t>Th</w:t>
      </w:r>
      <w:r>
        <w:rPr>
          <w:sz w:val="18"/>
          <w:szCs w:val="18"/>
        </w:rPr>
        <w:t>e figure shows</w:t>
      </w:r>
      <w:r w:rsidR="001C3650">
        <w:rPr>
          <w:sz w:val="18"/>
          <w:szCs w:val="18"/>
        </w:rPr>
        <w:t xml:space="preserve"> trade</w:t>
      </w:r>
      <w:r w:rsidRPr="005F4CDE">
        <w:rPr>
          <w:sz w:val="18"/>
          <w:szCs w:val="18"/>
        </w:rPr>
        <w:t xml:space="preserve"> between countries in terms of exports and imports, but it does not provide information about local production within individual countries.</w:t>
      </w:r>
      <w:r>
        <w:rPr>
          <w:sz w:val="18"/>
          <w:szCs w:val="18"/>
        </w:rPr>
        <w:t xml:space="preserve"> </w:t>
      </w:r>
      <w:r w:rsidRPr="00B5083D">
        <w:rPr>
          <w:sz w:val="18"/>
          <w:szCs w:val="18"/>
        </w:rPr>
        <w:t xml:space="preserve">The trade data are as reported </w:t>
      </w:r>
      <w:del w:id="157" w:author="Graham Mott" w:date="2023-11-30T12:38:00Z">
        <w:r w:rsidRPr="00B5083D" w:rsidDel="005E37B3">
          <w:rPr>
            <w:sz w:val="18"/>
            <w:szCs w:val="18"/>
          </w:rPr>
          <w:delText>in the following HS Codes</w:delText>
        </w:r>
        <w:r w:rsidDel="005E37B3">
          <w:rPr>
            <w:sz w:val="18"/>
            <w:szCs w:val="18"/>
          </w:rPr>
          <w:delText>, which are at the 6-digit level</w:delText>
        </w:r>
      </w:del>
      <w:ins w:id="158" w:author="Graham Mott" w:date="2023-11-30T12:38:00Z">
        <w:r w:rsidR="005E37B3">
          <w:rPr>
            <w:sz w:val="18"/>
            <w:szCs w:val="18"/>
          </w:rPr>
          <w:t>in the following 6-digit level HS Codes</w:t>
        </w:r>
      </w:ins>
      <w:r w:rsidRPr="008F3584">
        <w:rPr>
          <w:sz w:val="18"/>
          <w:szCs w:val="18"/>
        </w:rPr>
        <w:t xml:space="preserve">: 250410 (graphite flakes) 271312, 270810, (raw material for manufacturing artificial graphite); HS 380110 (artificial graphite), HS 854519 (graphite cathode materials); HS 850790, HS 850760 (cell components of batteries and battery packs); </w:t>
      </w:r>
      <w:r w:rsidRPr="00F61579">
        <w:rPr>
          <w:sz w:val="18"/>
          <w:szCs w:val="18"/>
        </w:rPr>
        <w:t>and</w:t>
      </w:r>
      <w:r w:rsidRPr="008F3584">
        <w:rPr>
          <w:sz w:val="18"/>
          <w:szCs w:val="18"/>
        </w:rPr>
        <w:t xml:space="preserve"> 870240, 870360, 870370, 870380 (Electric and plug-in hybrid vehicles). Unit value is calculated from the reported trade value and quantity.</w:t>
      </w:r>
      <w:r>
        <w:rPr>
          <w:sz w:val="18"/>
          <w:szCs w:val="18"/>
        </w:rPr>
        <w:t xml:space="preserve"> The focus of this note is the trade flows of select critical minerals along the electric vehicle value chain, thus the last two stages in the figure (corresponding to cell components and EVs) are the same as in Figures 1 and 2.</w:t>
      </w:r>
    </w:p>
    <w:p w14:paraId="7B03F048" w14:textId="77777777" w:rsidR="008F3584" w:rsidRDefault="008F3584" w:rsidP="002C6556">
      <w:pPr>
        <w:rPr>
          <w:lang w:val="en-GB"/>
        </w:rPr>
      </w:pPr>
    </w:p>
    <w:p w14:paraId="5F2E54DD" w14:textId="34B053EA" w:rsidR="7DFA6580" w:rsidRDefault="7DFA6580" w:rsidP="5DB165EC">
      <w:pPr>
        <w:spacing w:after="0"/>
        <w:rPr>
          <w:sz w:val="18"/>
          <w:szCs w:val="18"/>
        </w:rPr>
      </w:pPr>
      <w:r w:rsidRPr="4A39178D">
        <w:rPr>
          <w:b/>
          <w:bCs/>
          <w:lang w:val="en-GB"/>
        </w:rPr>
        <w:t xml:space="preserve">Figure 6. </w:t>
      </w:r>
      <w:r w:rsidRPr="4A39178D">
        <w:rPr>
          <w:b/>
          <w:bCs/>
        </w:rPr>
        <w:t>Share of graphite trade flow to total export value along the EV value chain, 2022</w:t>
      </w:r>
      <w:r w:rsidR="461ED3BF" w:rsidRPr="27A4C783">
        <w:rPr>
          <w:b/>
          <w:bCs/>
        </w:rPr>
        <w:t xml:space="preserve"> (</w:t>
      </w:r>
      <w:r w:rsidR="461ED3BF" w:rsidRPr="3841E3D3">
        <w:rPr>
          <w:b/>
          <w:bCs/>
        </w:rPr>
        <w:t>percentage</w:t>
      </w:r>
      <w:r w:rsidR="70109633" w:rsidRPr="4A047C58">
        <w:rPr>
          <w:b/>
          <w:bCs/>
        </w:rPr>
        <w:t xml:space="preserve"> of total exports</w:t>
      </w:r>
      <w:r w:rsidR="461ED3BF" w:rsidRPr="4A047C58">
        <w:rPr>
          <w:b/>
          <w:bCs/>
        </w:rPr>
        <w:t>)</w:t>
      </w:r>
    </w:p>
    <w:p w14:paraId="401ACA66" w14:textId="512410DB" w:rsidR="7DFA6580" w:rsidRDefault="7DFA6580" w:rsidP="4A39178D">
      <w:pPr>
        <w:spacing w:after="0"/>
        <w:rPr>
          <w:sz w:val="18"/>
          <w:szCs w:val="18"/>
        </w:rPr>
      </w:pPr>
      <w:r>
        <w:rPr>
          <w:noProof/>
        </w:rPr>
        <w:lastRenderedPageBreak/>
        <w:drawing>
          <wp:inline distT="0" distB="0" distL="0" distR="0" wp14:anchorId="2941C33E" wp14:editId="25F23E5C">
            <wp:extent cx="5734052" cy="2962593"/>
            <wp:effectExtent l="0" t="0" r="0" b="0"/>
            <wp:docPr id="1017740061" name="Picture 101774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740061"/>
                    <pic:cNvPicPr/>
                  </pic:nvPicPr>
                  <pic:blipFill>
                    <a:blip r:embed="rId20">
                      <a:extLst>
                        <a:ext uri="{28A0092B-C50C-407E-A947-70E740481C1C}">
                          <a14:useLocalDpi xmlns:a14="http://schemas.microsoft.com/office/drawing/2010/main" val="0"/>
                        </a:ext>
                      </a:extLst>
                    </a:blip>
                    <a:stretch>
                      <a:fillRect/>
                    </a:stretch>
                  </pic:blipFill>
                  <pic:spPr>
                    <a:xfrm>
                      <a:off x="0" y="0"/>
                      <a:ext cx="5734052" cy="2962593"/>
                    </a:xfrm>
                    <a:prstGeom prst="rect">
                      <a:avLst/>
                    </a:prstGeom>
                  </pic:spPr>
                </pic:pic>
              </a:graphicData>
            </a:graphic>
          </wp:inline>
        </w:drawing>
      </w:r>
      <w:r w:rsidRPr="4A39178D">
        <w:rPr>
          <w:sz w:val="18"/>
          <w:szCs w:val="18"/>
        </w:rPr>
        <w:t xml:space="preserve">Source: UNCTAD secretariat calculations based on data from UN </w:t>
      </w:r>
      <w:proofErr w:type="spellStart"/>
      <w:r w:rsidRPr="4A39178D">
        <w:rPr>
          <w:sz w:val="18"/>
          <w:szCs w:val="18"/>
        </w:rPr>
        <w:t>Comtrade</w:t>
      </w:r>
      <w:proofErr w:type="spellEnd"/>
      <w:r w:rsidRPr="4A39178D">
        <w:rPr>
          <w:sz w:val="18"/>
          <w:szCs w:val="18"/>
        </w:rPr>
        <w:t>.</w:t>
      </w:r>
    </w:p>
    <w:p w14:paraId="159AC9ED" w14:textId="30102298" w:rsidR="7DFA6580" w:rsidRDefault="7DFA6580" w:rsidP="4A39178D">
      <w:pPr>
        <w:rPr>
          <w:sz w:val="18"/>
          <w:szCs w:val="18"/>
        </w:rPr>
      </w:pPr>
      <w:r w:rsidRPr="4A39178D">
        <w:rPr>
          <w:sz w:val="18"/>
          <w:szCs w:val="18"/>
        </w:rPr>
        <w:t xml:space="preserve">Note: The figure shows the share of trade to total export value at each stage of the value chain. This is based on trade data as reported </w:t>
      </w:r>
      <w:del w:id="159" w:author="Graham Mott" w:date="2023-11-30T12:38:00Z">
        <w:r w:rsidRPr="4A39178D" w:rsidDel="005E37B3">
          <w:rPr>
            <w:sz w:val="18"/>
            <w:szCs w:val="18"/>
          </w:rPr>
          <w:delText>in the following HS Codes, which are at the 6-digit level</w:delText>
        </w:r>
      </w:del>
      <w:ins w:id="160" w:author="Graham Mott" w:date="2023-11-30T12:38:00Z">
        <w:r w:rsidR="005E37B3">
          <w:rPr>
            <w:sz w:val="18"/>
            <w:szCs w:val="18"/>
          </w:rPr>
          <w:t>in the following 6-digit level HS Codes</w:t>
        </w:r>
      </w:ins>
      <w:r w:rsidRPr="4A39178D">
        <w:rPr>
          <w:sz w:val="18"/>
          <w:szCs w:val="18"/>
        </w:rPr>
        <w:t>: 250410 (graphite flakes) 271312, 270810, (raw material for manufacturing artificial graphite); HS 380110 (artificial graphite), HS 854519 (graphite cathode materials); HS 850790, HS 850760 (cell components of batteries and battery packs); and 870240, 870360, 870370, 870380 (Electric and plug-in hybrid vehicles). The first node represents the share of exports going to the main exporting countries of raw material.</w:t>
      </w:r>
    </w:p>
    <w:p w14:paraId="23B966D3" w14:textId="50F07F60" w:rsidR="009330CD" w:rsidRDefault="2D26665D" w:rsidP="002C6556">
      <w:pPr>
        <w:rPr>
          <w:lang w:val="en-GB"/>
        </w:rPr>
      </w:pPr>
      <w:r w:rsidRPr="4A39178D">
        <w:rPr>
          <w:lang w:val="en-GB"/>
        </w:rPr>
        <w:t xml:space="preserve">Brazil, </w:t>
      </w:r>
      <w:ins w:id="161" w:author="Graham Mott" w:date="2023-11-30T10:03:00Z">
        <w:r w:rsidR="48D000A9" w:rsidRPr="4A39178D">
          <w:rPr>
            <w:lang w:val="en-GB"/>
          </w:rPr>
          <w:t>China,</w:t>
        </w:r>
      </w:ins>
      <w:r w:rsidRPr="4A39178D">
        <w:rPr>
          <w:lang w:val="en-GB"/>
        </w:rPr>
        <w:t xml:space="preserve"> and Türkiye account for 65 per cent of world reserves</w:t>
      </w:r>
      <w:r w:rsidR="7BD97D64" w:rsidRPr="4A39178D">
        <w:rPr>
          <w:lang w:val="en-GB"/>
        </w:rPr>
        <w:t xml:space="preserve"> of graphite</w:t>
      </w:r>
      <w:r w:rsidRPr="4A39178D">
        <w:rPr>
          <w:lang w:val="en-GB"/>
        </w:rPr>
        <w:t xml:space="preserve">. China </w:t>
      </w:r>
      <w:r w:rsidRPr="4A39178D">
        <w:t xml:space="preserve">is the leading graphite producer, </w:t>
      </w:r>
      <w:r w:rsidRPr="4A39178D">
        <w:rPr>
          <w:lang w:val="en-GB"/>
        </w:rPr>
        <w:t xml:space="preserve">contributing 65 per cent of </w:t>
      </w:r>
      <w:r w:rsidRPr="4A39178D">
        <w:t xml:space="preserve">global </w:t>
      </w:r>
      <w:r w:rsidRPr="4A39178D">
        <w:rPr>
          <w:lang w:val="en-GB"/>
        </w:rPr>
        <w:t>production.</w:t>
      </w:r>
      <w:r w:rsidR="009330CD" w:rsidRPr="4A39178D">
        <w:rPr>
          <w:rStyle w:val="FootnoteReference"/>
          <w:lang w:val="en-GB"/>
        </w:rPr>
        <w:footnoteReference w:id="21"/>
      </w:r>
      <w:r w:rsidRPr="4A39178D">
        <w:rPr>
          <w:lang w:val="en-GB"/>
        </w:rPr>
        <w:t xml:space="preserve"> Regarding exports, China </w:t>
      </w:r>
      <w:ins w:id="162" w:author="Graham Mott" w:date="2023-11-30T12:51:00Z">
        <w:r w:rsidR="00F46C8B" w:rsidRPr="00F46C8B">
          <w:t>is the leader</w:t>
        </w:r>
      </w:ins>
      <w:del w:id="163" w:author="Graham Mott" w:date="2023-11-30T12:51:00Z">
        <w:r w:rsidRPr="4A39178D" w:rsidDel="00F46C8B">
          <w:rPr>
            <w:lang w:val="en-GB"/>
          </w:rPr>
          <w:delText>takes the lead</w:delText>
        </w:r>
      </w:del>
      <w:r w:rsidRPr="4A39178D">
        <w:rPr>
          <w:lang w:val="en-GB"/>
        </w:rPr>
        <w:t xml:space="preserve"> with 53 per cent of natural graphite exports, followed by Mozambique (13 per cent) and Madagascar (12 per cent). In contrast, the United States (29 per cent), China (21 per cent), and Germany (7 per cent) are the main exporters of synthetic graphite.</w:t>
      </w:r>
    </w:p>
    <w:p w14:paraId="7B1B70F7" w14:textId="4D3483C1" w:rsidR="004B5109" w:rsidRDefault="003D1132" w:rsidP="002C6556">
      <w:pPr>
        <w:rPr>
          <w:lang w:val="en-GB"/>
        </w:rPr>
      </w:pPr>
      <w:r>
        <w:rPr>
          <w:lang w:val="en-GB"/>
        </w:rPr>
        <w:t xml:space="preserve">Figure 6 </w:t>
      </w:r>
      <w:r w:rsidR="00EF3853">
        <w:rPr>
          <w:lang w:val="en-GB"/>
        </w:rPr>
        <w:t xml:space="preserve">highlights that concentration </w:t>
      </w:r>
      <w:r w:rsidR="00122647">
        <w:rPr>
          <w:lang w:val="en-GB"/>
        </w:rPr>
        <w:t xml:space="preserve">of trade in the upstream stages of the value chain </w:t>
      </w:r>
      <w:r w:rsidR="00A85F41">
        <w:rPr>
          <w:lang w:val="en-GB"/>
        </w:rPr>
        <w:t>exist</w:t>
      </w:r>
      <w:ins w:id="164" w:author="Graham Mott" w:date="2023-11-30T12:52:00Z">
        <w:r w:rsidR="002C0718">
          <w:rPr>
            <w:lang w:val="en-GB"/>
          </w:rPr>
          <w:t>s</w:t>
        </w:r>
      </w:ins>
      <w:r w:rsidR="00A85F41">
        <w:rPr>
          <w:lang w:val="en-GB"/>
        </w:rPr>
        <w:t xml:space="preserve"> even when there is a manufacturing process that produces a substitute (synthetic graphite) of the raw mineral (natural graphite). </w:t>
      </w:r>
    </w:p>
    <w:p w14:paraId="186E7A53" w14:textId="57BE6552" w:rsidR="008F3584" w:rsidRDefault="004B5109" w:rsidP="002C6556">
      <w:pPr>
        <w:rPr>
          <w:rFonts w:cstheme="minorHAnsi"/>
          <w:lang w:val="en-GB"/>
        </w:rPr>
      </w:pPr>
      <w:r>
        <w:rPr>
          <w:lang w:val="en-GB"/>
        </w:rPr>
        <w:t xml:space="preserve">The diagrams also show </w:t>
      </w:r>
      <w:r w:rsidR="008627C2">
        <w:rPr>
          <w:rFonts w:cstheme="minorHAnsi"/>
          <w:lang w:val="en-GB"/>
        </w:rPr>
        <w:t xml:space="preserve">concentration </w:t>
      </w:r>
      <w:r w:rsidR="00C96D63">
        <w:rPr>
          <w:rFonts w:cstheme="minorHAnsi"/>
          <w:lang w:val="en-GB"/>
        </w:rPr>
        <w:t xml:space="preserve">in the </w:t>
      </w:r>
      <w:r w:rsidR="000A7F5F">
        <w:rPr>
          <w:rFonts w:cstheme="minorHAnsi"/>
          <w:lang w:val="en-GB"/>
        </w:rPr>
        <w:t>processing and manufacturing</w:t>
      </w:r>
      <w:r w:rsidR="00C96D63">
        <w:rPr>
          <w:rFonts w:cstheme="minorHAnsi"/>
          <w:lang w:val="en-GB"/>
        </w:rPr>
        <w:t xml:space="preserve"> stage</w:t>
      </w:r>
      <w:r w:rsidR="000A7F5F">
        <w:rPr>
          <w:rFonts w:cstheme="minorHAnsi"/>
          <w:lang w:val="en-GB"/>
        </w:rPr>
        <w:t>s</w:t>
      </w:r>
      <w:r w:rsidR="00B22450">
        <w:rPr>
          <w:rFonts w:cstheme="minorHAnsi"/>
          <w:lang w:val="en-GB"/>
        </w:rPr>
        <w:t xml:space="preserve"> with China leading the exports of artificial graphite and graphite battery materials</w:t>
      </w:r>
      <w:r w:rsidR="000A7F5F">
        <w:rPr>
          <w:rFonts w:cstheme="minorHAnsi"/>
          <w:lang w:val="en-GB"/>
        </w:rPr>
        <w:t>. Thus,</w:t>
      </w:r>
      <w:r w:rsidR="00C96D63">
        <w:rPr>
          <w:rFonts w:cstheme="minorHAnsi"/>
          <w:lang w:val="en-GB"/>
        </w:rPr>
        <w:t xml:space="preserve"> </w:t>
      </w:r>
      <w:r w:rsidR="00157AE0">
        <w:rPr>
          <w:rFonts w:cstheme="minorHAnsi"/>
          <w:lang w:val="en-GB"/>
        </w:rPr>
        <w:t xml:space="preserve">exports </w:t>
      </w:r>
      <w:r w:rsidR="00E22313">
        <w:rPr>
          <w:rFonts w:cstheme="minorHAnsi"/>
          <w:lang w:val="en-GB"/>
        </w:rPr>
        <w:t xml:space="preserve">of refined graphite (i.e., </w:t>
      </w:r>
      <w:r w:rsidR="00CD4370">
        <w:rPr>
          <w:rFonts w:cstheme="minorHAnsi"/>
          <w:lang w:val="en-GB"/>
        </w:rPr>
        <w:t>at the processing stage</w:t>
      </w:r>
      <w:r w:rsidR="00E22313">
        <w:rPr>
          <w:rFonts w:cstheme="minorHAnsi"/>
          <w:lang w:val="en-GB"/>
        </w:rPr>
        <w:t>)</w:t>
      </w:r>
      <w:r w:rsidR="00CD4370">
        <w:rPr>
          <w:rFonts w:cstheme="minorHAnsi"/>
          <w:lang w:val="en-GB"/>
        </w:rPr>
        <w:t xml:space="preserve"> </w:t>
      </w:r>
      <w:del w:id="165" w:author="Graham Mott" w:date="2023-11-30T12:52:00Z">
        <w:r w:rsidR="00CD4370" w:rsidDel="002C0718">
          <w:rPr>
            <w:rFonts w:cstheme="minorHAnsi"/>
            <w:lang w:val="en-GB"/>
          </w:rPr>
          <w:delText xml:space="preserve">is </w:delText>
        </w:r>
      </w:del>
      <w:ins w:id="166" w:author="Graham Mott" w:date="2023-11-30T12:52:00Z">
        <w:r w:rsidR="002C0718">
          <w:rPr>
            <w:rFonts w:cstheme="minorHAnsi"/>
            <w:lang w:val="en-GB"/>
          </w:rPr>
          <w:t xml:space="preserve">are </w:t>
        </w:r>
      </w:ins>
      <w:r w:rsidR="000A7F5F">
        <w:rPr>
          <w:rFonts w:cstheme="minorHAnsi"/>
          <w:lang w:val="en-GB"/>
        </w:rPr>
        <w:t>not more</w:t>
      </w:r>
      <w:r w:rsidR="00CD4370">
        <w:rPr>
          <w:rFonts w:cstheme="minorHAnsi"/>
          <w:lang w:val="en-GB"/>
        </w:rPr>
        <w:t xml:space="preserve"> diversified than that of </w:t>
      </w:r>
      <w:r w:rsidR="00B22450">
        <w:rPr>
          <w:rFonts w:cstheme="minorHAnsi"/>
          <w:lang w:val="en-GB"/>
        </w:rPr>
        <w:t xml:space="preserve">lithium and cobalt. </w:t>
      </w:r>
    </w:p>
    <w:p w14:paraId="4ABEF4BD" w14:textId="191C491B" w:rsidR="00B34BAE" w:rsidRDefault="00320441" w:rsidP="00B34BAE">
      <w:pPr>
        <w:pStyle w:val="Heading1"/>
        <w:numPr>
          <w:ilvl w:val="0"/>
          <w:numId w:val="24"/>
        </w:numPr>
        <w:rPr>
          <w:lang w:val="en-GB"/>
        </w:rPr>
      </w:pPr>
      <w:r>
        <w:rPr>
          <w:lang w:val="en-GB"/>
        </w:rPr>
        <w:t xml:space="preserve">Summary </w:t>
      </w:r>
    </w:p>
    <w:p w14:paraId="246D5D49" w14:textId="704609AC" w:rsidR="00451600" w:rsidRPr="00451600" w:rsidRDefault="004D779C" w:rsidP="00451600">
      <w:pPr>
        <w:rPr>
          <w:lang w:val="en-GB"/>
        </w:rPr>
      </w:pPr>
      <w:r>
        <w:rPr>
          <w:lang w:val="en-GB"/>
        </w:rPr>
        <w:t>T</w:t>
      </w:r>
      <w:r w:rsidR="00451600" w:rsidRPr="00451600">
        <w:rPr>
          <w:lang w:val="en-GB"/>
        </w:rPr>
        <w:t xml:space="preserve">wo primary observations emerge from </w:t>
      </w:r>
      <w:r>
        <w:rPr>
          <w:lang w:val="en-GB"/>
        </w:rPr>
        <w:t>t</w:t>
      </w:r>
      <w:r w:rsidRPr="00451600">
        <w:rPr>
          <w:lang w:val="en-GB"/>
        </w:rPr>
        <w:t xml:space="preserve">he Sankey diagram analysis of </w:t>
      </w:r>
      <w:r>
        <w:rPr>
          <w:lang w:val="en-GB"/>
        </w:rPr>
        <w:t xml:space="preserve">bilateral trade flows of </w:t>
      </w:r>
      <w:r w:rsidRPr="00451600">
        <w:rPr>
          <w:lang w:val="en-GB"/>
        </w:rPr>
        <w:t>lithium, cobalt, and graphite</w:t>
      </w:r>
      <w:r w:rsidR="00451600" w:rsidRPr="00451600">
        <w:rPr>
          <w:lang w:val="en-GB"/>
        </w:rPr>
        <w:t xml:space="preserve">: </w:t>
      </w:r>
      <w:r w:rsidR="003B2AC8">
        <w:rPr>
          <w:lang w:val="en-GB"/>
        </w:rPr>
        <w:t xml:space="preserve">market </w:t>
      </w:r>
      <w:r w:rsidR="00451600">
        <w:rPr>
          <w:lang w:val="en-GB"/>
        </w:rPr>
        <w:t>c</w:t>
      </w:r>
      <w:r w:rsidR="00451600" w:rsidRPr="00451600">
        <w:rPr>
          <w:lang w:val="en-GB"/>
        </w:rPr>
        <w:t xml:space="preserve">oncentration </w:t>
      </w:r>
      <w:r w:rsidR="00AD2570">
        <w:rPr>
          <w:lang w:val="en-GB"/>
        </w:rPr>
        <w:t xml:space="preserve">and </w:t>
      </w:r>
      <w:r w:rsidR="002B587E">
        <w:rPr>
          <w:lang w:val="en-GB"/>
        </w:rPr>
        <w:t xml:space="preserve">increasing value downstream. </w:t>
      </w:r>
    </w:p>
    <w:p w14:paraId="2FB0423E" w14:textId="1F1C2155" w:rsidR="00451600" w:rsidRPr="00451600" w:rsidRDefault="00984AB3" w:rsidP="00451600">
      <w:pPr>
        <w:rPr>
          <w:lang w:val="en-GB"/>
        </w:rPr>
      </w:pPr>
      <w:del w:id="167" w:author="Graham Mott" w:date="2023-11-30T12:52:00Z">
        <w:r w:rsidDel="002C0718">
          <w:rPr>
            <w:lang w:val="en-GB"/>
          </w:rPr>
          <w:delText>The m</w:delText>
        </w:r>
      </w:del>
      <w:ins w:id="168" w:author="Graham Mott" w:date="2023-11-30T12:52:00Z">
        <w:r w:rsidR="002C0718">
          <w:rPr>
            <w:lang w:val="en-GB"/>
          </w:rPr>
          <w:t>M</w:t>
        </w:r>
      </w:ins>
      <w:r>
        <w:rPr>
          <w:lang w:val="en-GB"/>
        </w:rPr>
        <w:t>arket</w:t>
      </w:r>
      <w:r w:rsidR="00451600" w:rsidRPr="00451600">
        <w:rPr>
          <w:lang w:val="en-GB"/>
        </w:rPr>
        <w:t xml:space="preserve"> concentration is evident</w:t>
      </w:r>
      <w:r w:rsidR="00152569">
        <w:rPr>
          <w:lang w:val="en-GB"/>
        </w:rPr>
        <w:t>,</w:t>
      </w:r>
      <w:r w:rsidR="00451600" w:rsidRPr="00451600">
        <w:rPr>
          <w:lang w:val="en-GB"/>
        </w:rPr>
        <w:t xml:space="preserve"> </w:t>
      </w:r>
      <w:r>
        <w:rPr>
          <w:lang w:val="en-GB"/>
        </w:rPr>
        <w:t xml:space="preserve">particularly at </w:t>
      </w:r>
      <w:r w:rsidR="00451600" w:rsidRPr="00451600">
        <w:rPr>
          <w:lang w:val="en-GB"/>
        </w:rPr>
        <w:t xml:space="preserve">the </w:t>
      </w:r>
      <w:r w:rsidR="00487938">
        <w:rPr>
          <w:lang w:val="en-GB"/>
        </w:rPr>
        <w:t xml:space="preserve">stage of </w:t>
      </w:r>
      <w:r w:rsidR="007249BA">
        <w:rPr>
          <w:lang w:val="en-GB"/>
        </w:rPr>
        <w:t xml:space="preserve">trade of raw </w:t>
      </w:r>
      <w:r w:rsidR="008447C1">
        <w:rPr>
          <w:lang w:val="en-GB"/>
        </w:rPr>
        <w:t xml:space="preserve">minerals and </w:t>
      </w:r>
      <w:r w:rsidR="00DB5E6B">
        <w:rPr>
          <w:lang w:val="en-GB"/>
        </w:rPr>
        <w:t xml:space="preserve">of </w:t>
      </w:r>
      <w:r w:rsidR="00283759">
        <w:rPr>
          <w:lang w:val="en-GB"/>
        </w:rPr>
        <w:t>manufactur</w:t>
      </w:r>
      <w:r w:rsidR="00DB5E6B">
        <w:rPr>
          <w:lang w:val="en-GB"/>
        </w:rPr>
        <w:t>ed</w:t>
      </w:r>
      <w:r w:rsidR="00283759">
        <w:rPr>
          <w:lang w:val="en-GB"/>
        </w:rPr>
        <w:t xml:space="preserve"> </w:t>
      </w:r>
      <w:r w:rsidR="00451600" w:rsidRPr="00451600">
        <w:rPr>
          <w:lang w:val="en-GB"/>
        </w:rPr>
        <w:t xml:space="preserve">battery </w:t>
      </w:r>
      <w:r w:rsidR="00487938">
        <w:rPr>
          <w:lang w:val="en-GB"/>
        </w:rPr>
        <w:t xml:space="preserve">materials and </w:t>
      </w:r>
      <w:r w:rsidR="00451600" w:rsidRPr="00451600">
        <w:rPr>
          <w:lang w:val="en-GB"/>
        </w:rPr>
        <w:t>packs. Such concentration</w:t>
      </w:r>
      <w:ins w:id="169" w:author="Graham Mott" w:date="2023-11-30T12:53:00Z">
        <w:r w:rsidR="00E53396">
          <w:rPr>
            <w:lang w:val="en-GB"/>
          </w:rPr>
          <w:t>s</w:t>
        </w:r>
      </w:ins>
      <w:r w:rsidR="00451600" w:rsidRPr="00451600">
        <w:rPr>
          <w:lang w:val="en-GB"/>
        </w:rPr>
        <w:t xml:space="preserve"> </w:t>
      </w:r>
      <w:del w:id="170" w:author="Graham Mott" w:date="2023-11-30T12:53:00Z">
        <w:r w:rsidR="00451600" w:rsidRPr="00451600" w:rsidDel="00E53396">
          <w:rPr>
            <w:lang w:val="en-GB"/>
          </w:rPr>
          <w:delText xml:space="preserve">points </w:delText>
        </w:r>
      </w:del>
      <w:r w:rsidR="00451600" w:rsidRPr="00451600">
        <w:rPr>
          <w:lang w:val="en-GB"/>
        </w:rPr>
        <w:t>in the supply chain represent potential vulnerabilities, as they can lead to supply disruptions, price volatility, and geopolitical risks. Countries that dominate these stages wield considerable influence over the entire EV market.</w:t>
      </w:r>
    </w:p>
    <w:p w14:paraId="076897D4" w14:textId="7E0B9403" w:rsidR="00451600" w:rsidRPr="00451600" w:rsidRDefault="00451600" w:rsidP="00451600">
      <w:pPr>
        <w:rPr>
          <w:lang w:val="en-GB"/>
        </w:rPr>
      </w:pPr>
      <w:r w:rsidRPr="00451600">
        <w:rPr>
          <w:lang w:val="en-GB"/>
        </w:rPr>
        <w:t xml:space="preserve">The trade flow analysis </w:t>
      </w:r>
      <w:r w:rsidR="002B587E">
        <w:rPr>
          <w:lang w:val="en-GB"/>
        </w:rPr>
        <w:t xml:space="preserve">also </w:t>
      </w:r>
      <w:r w:rsidRPr="00451600">
        <w:rPr>
          <w:lang w:val="en-GB"/>
        </w:rPr>
        <w:t>underscores an increasing trend in t</w:t>
      </w:r>
      <w:r w:rsidR="00190727">
        <w:rPr>
          <w:lang w:val="en-GB"/>
        </w:rPr>
        <w:t>rade valu</w:t>
      </w:r>
      <w:r w:rsidRPr="00451600">
        <w:rPr>
          <w:lang w:val="en-GB"/>
        </w:rPr>
        <w:t xml:space="preserve">e as it moves downstream in the production process. This </w:t>
      </w:r>
      <w:r w:rsidR="009F575B" w:rsidRPr="00451600">
        <w:rPr>
          <w:lang w:val="en-GB"/>
        </w:rPr>
        <w:t>rise</w:t>
      </w:r>
      <w:r w:rsidRPr="00451600">
        <w:rPr>
          <w:lang w:val="en-GB"/>
        </w:rPr>
        <w:t xml:space="preserve"> is coupled with a corresponding increase in the value-added of the </w:t>
      </w:r>
      <w:r w:rsidRPr="00451600">
        <w:rPr>
          <w:lang w:val="en-GB"/>
        </w:rPr>
        <w:lastRenderedPageBreak/>
        <w:t xml:space="preserve">products. From raw mineral extraction to </w:t>
      </w:r>
      <w:r w:rsidR="00190727">
        <w:rPr>
          <w:lang w:val="en-GB"/>
        </w:rPr>
        <w:t>manufacturing</w:t>
      </w:r>
      <w:r w:rsidRPr="00451600">
        <w:rPr>
          <w:lang w:val="en-GB"/>
        </w:rPr>
        <w:t xml:space="preserve"> battery packs and EVs, each step adds more value, underscoring the economic significance of each stage in the supply chain. This phenomenon </w:t>
      </w:r>
      <w:r w:rsidR="002F7F05">
        <w:rPr>
          <w:lang w:val="en-GB"/>
        </w:rPr>
        <w:t>indicates the potential for high returns at various stages and</w:t>
      </w:r>
      <w:r w:rsidRPr="00451600">
        <w:rPr>
          <w:lang w:val="en-GB"/>
        </w:rPr>
        <w:t xml:space="preserve"> highlights the importance of technological advancement and expertise in processing and manufacturing.</w:t>
      </w:r>
    </w:p>
    <w:p w14:paraId="661BD838" w14:textId="42F52601" w:rsidR="00922E43" w:rsidRPr="003F4EFD" w:rsidRDefault="4380F450" w:rsidP="00B503E5">
      <w:pPr>
        <w:rPr>
          <w:lang w:val="en-GB"/>
        </w:rPr>
      </w:pPr>
      <w:r w:rsidRPr="42BF2A6B">
        <w:rPr>
          <w:lang w:val="en-GB"/>
        </w:rPr>
        <w:t xml:space="preserve">While the Sankey diagrams provide a valuable visualization of trade flows, they are illustrative and cannot capture the full complexity of the actual supply chains of electric vehicles. </w:t>
      </w:r>
      <w:ins w:id="171" w:author="Graham Mott" w:date="2023-11-30T10:03:00Z">
        <w:r w:rsidR="2F3B3225" w:rsidRPr="42BF2A6B">
          <w:rPr>
            <w:lang w:val="en-GB"/>
          </w:rPr>
          <w:t>It is</w:t>
        </w:r>
      </w:ins>
      <w:r w:rsidRPr="42BF2A6B">
        <w:rPr>
          <w:lang w:val="en-GB"/>
        </w:rPr>
        <w:t xml:space="preserve"> crucial to note that EV production involves multiple minerals, each with its distinct supply chain. Therefore, the representation of the actual supply chain of EVs is inherently more complex than what is depicted in these diagrams. This complexity necessitates a broader understanding of the market dynamics and underscores the importance of diversifying supply sources and developing robust processing capabilities </w:t>
      </w:r>
      <w:r w:rsidR="6DB1E913" w:rsidRPr="42BF2A6B">
        <w:rPr>
          <w:lang w:val="en-GB"/>
        </w:rPr>
        <w:t>in commodity</w:t>
      </w:r>
      <w:r w:rsidR="6D1C5BBF" w:rsidRPr="42BF2A6B">
        <w:rPr>
          <w:lang w:val="en-GB"/>
        </w:rPr>
        <w:t>-</w:t>
      </w:r>
      <w:r w:rsidR="6DB1E913" w:rsidRPr="42BF2A6B">
        <w:rPr>
          <w:lang w:val="en-GB"/>
        </w:rPr>
        <w:t xml:space="preserve">dependent developing countries </w:t>
      </w:r>
      <w:r w:rsidRPr="42BF2A6B">
        <w:rPr>
          <w:lang w:val="en-GB"/>
        </w:rPr>
        <w:t>to mitigate risks and ensure a stable supply of these critical minerals. The strategic significance of these minerals in the transition to a low-carbon future makes understanding these supply chains vital for stakeholders across the industry.</w:t>
      </w:r>
    </w:p>
    <w:sectPr w:rsidR="00922E43" w:rsidRPr="003F4EFD">
      <w:footerReference w:type="default" r:id="rId21"/>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Graham Mott" w:date="2023-11-30T11:31:00Z" w:initials="GM">
    <w:p w14:paraId="11005A66" w14:textId="77777777" w:rsidR="00D9427C" w:rsidRDefault="00D60C78" w:rsidP="009974F5">
      <w:pPr>
        <w:pStyle w:val="CommentText"/>
        <w:jc w:val="left"/>
      </w:pPr>
      <w:r>
        <w:rPr>
          <w:rStyle w:val="CommentReference"/>
        </w:rPr>
        <w:annotationRef/>
      </w:r>
      <w:r w:rsidR="00D9427C">
        <w:t>The names of member States should not be abbreviated. Please use Republic of Korea and change in all figures</w:t>
      </w:r>
    </w:p>
  </w:comment>
  <w:comment w:id="56" w:author="Graham Mott" w:date="2023-11-30T11:46:00Z" w:initials="GM">
    <w:p w14:paraId="6800AD77" w14:textId="77777777" w:rsidR="002D1363" w:rsidRDefault="002D1363" w:rsidP="007240F6">
      <w:pPr>
        <w:pStyle w:val="CommentText"/>
        <w:jc w:val="left"/>
      </w:pPr>
      <w:r>
        <w:rPr>
          <w:rStyle w:val="CommentReference"/>
        </w:rPr>
        <w:annotationRef/>
      </w:r>
      <w:r>
        <w:t>Please revise this sentence</w:t>
      </w:r>
    </w:p>
  </w:comment>
  <w:comment w:id="57" w:author="Saidali Abdoulkarim" w:date="2023-11-30T13:55:00Z" w:initials="A">
    <w:p w14:paraId="29890F8F" w14:textId="77777777" w:rsidR="009C4834" w:rsidRDefault="009C4834" w:rsidP="007C5961">
      <w:pPr>
        <w:pStyle w:val="CommentText"/>
        <w:jc w:val="left"/>
      </w:pPr>
      <w:r>
        <w:rPr>
          <w:rStyle w:val="CommentReference"/>
        </w:rPr>
        <w:annotationRef/>
      </w:r>
      <w:r>
        <w:t>Addressed</w:t>
      </w:r>
    </w:p>
  </w:comment>
  <w:comment w:id="74" w:author="Graham Mott" w:date="2023-11-30T12:28:00Z" w:initials="GM">
    <w:p w14:paraId="05CBEB1C" w14:textId="2C6AE8E2" w:rsidR="55045A30" w:rsidRDefault="55045A30" w:rsidP="55045A30">
      <w:pPr>
        <w:pStyle w:val="CommentText"/>
      </w:pPr>
      <w:r>
        <w:t>Can we outline either in the paragraph or footnote where exactly all of this process lithium is destined? Is it all absorbed into the domestic market and if so, how so?</w:t>
      </w:r>
      <w:r>
        <w:rPr>
          <w:rStyle w:val="CommentReference"/>
        </w:rPr>
        <w:annotationRef/>
      </w:r>
    </w:p>
  </w:comment>
  <w:comment w:id="75" w:author="Sofia Dominguez" w:date="2023-11-30T15:33:00Z" w:initials="SD">
    <w:p w14:paraId="03754911" w14:textId="1EFC8A6A" w:rsidR="55045A30" w:rsidRDefault="00213059">
      <w:pPr>
        <w:pStyle w:val="CommentText"/>
      </w:pPr>
      <w:hyperlink r:id="rId1" w:history="1">
        <w:r w:rsidR="55045A30" w:rsidRPr="55045A30">
          <w:rPr>
            <w:rStyle w:val="Mention"/>
            <w:noProof/>
          </w:rPr>
          <w:t>@Graham</w:t>
        </w:r>
      </w:hyperlink>
      <w:r w:rsidR="55045A30">
        <w:t xml:space="preserve"> I think the reference position was a little unclear. I have changed it now. The reference is regarding Argentina accounting for 10% of global processing. Unfortunately, IRENA does not specify where this is going to. We can only comment on Argentina not being a top exporter of processed lithium based on COMTRADE data.</w:t>
      </w:r>
      <w:r w:rsidR="55045A30">
        <w:rPr>
          <w:rStyle w:val="CommentReference"/>
        </w:rPr>
        <w:annotationRef/>
      </w:r>
    </w:p>
  </w:comment>
  <w:comment w:id="77" w:author="Graham Mott" w:date="2023-11-30T12:28:00Z" w:initials="GM">
    <w:p w14:paraId="0857406C" w14:textId="2C6AE8E2" w:rsidR="00766760" w:rsidRDefault="00766760" w:rsidP="00C04C8E">
      <w:pPr>
        <w:pStyle w:val="CommentText"/>
        <w:jc w:val="left"/>
      </w:pPr>
      <w:r>
        <w:rPr>
          <w:rStyle w:val="CommentReference"/>
        </w:rPr>
        <w:annotationRef/>
      </w:r>
      <w:r>
        <w:t>Can we outline either in the paragraph or footnote where exactly all of this process lithium is destined? Is it all absorbed into the domestic market and if so, how so?</w:t>
      </w:r>
    </w:p>
  </w:comment>
  <w:comment w:id="78" w:author="Sofia Dominguez" w:date="2023-11-30T15:33:00Z" w:initials="SD">
    <w:p w14:paraId="7ABC217F" w14:textId="0DD62ADC" w:rsidR="7B3876AB" w:rsidRDefault="7B3876AB" w:rsidP="55045A30">
      <w:pPr>
        <w:pStyle w:val="CommentText"/>
      </w:pPr>
      <w:r>
        <w:fldChar w:fldCharType="begin"/>
      </w:r>
      <w:r>
        <w:instrText xml:space="preserve"> HYPERLINK "mailto:graham.mott@un.org"</w:instrText>
      </w:r>
      <w:bookmarkStart w:id="80" w:name="_@_73279B74EE0442ED8053063B8D71D28DZ"/>
      <w:r>
        <w:fldChar w:fldCharType="separate"/>
      </w:r>
      <w:bookmarkEnd w:id="80"/>
      <w:r w:rsidR="55045A30" w:rsidRPr="55045A30">
        <w:rPr>
          <w:rStyle w:val="Mention"/>
          <w:noProof/>
        </w:rPr>
        <w:t>@Graham</w:t>
      </w:r>
      <w:r>
        <w:fldChar w:fldCharType="end"/>
      </w:r>
      <w:r w:rsidR="55045A30">
        <w:t xml:space="preserve">IRENA does not specify where this 10% of global processed lithium goes to unfortunately. It is also highly likely that a portion of this processed lithium stays domestically but again, there is no information on where this is going to. </w:t>
      </w:r>
      <w:r>
        <w:rPr>
          <w:rStyle w:val="CommentReference"/>
        </w:rPr>
        <w:annotationRef/>
      </w:r>
      <w:r>
        <w:rPr>
          <w:rStyle w:val="CommentReference"/>
        </w:rPr>
        <w:annotationRef/>
      </w:r>
    </w:p>
  </w:comment>
  <w:comment w:id="122" w:author="Graham Mott" w:date="2023-11-30T12:37:00Z" w:initials="GM">
    <w:p w14:paraId="0ACA7120" w14:textId="77777777" w:rsidR="00EE0DBD" w:rsidRDefault="005E37B3" w:rsidP="00E17238">
      <w:pPr>
        <w:pStyle w:val="CommentText"/>
        <w:jc w:val="left"/>
      </w:pPr>
      <w:r>
        <w:rPr>
          <w:rStyle w:val="CommentReference"/>
        </w:rPr>
        <w:annotationRef/>
      </w:r>
      <w:r w:rsidR="00EE0DBD">
        <w:t>Names of member states should not be abbreviated. If at all possible within the confines of the diagram please use Democratic Republic of the Congo. Please correct other figures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05A66" w15:done="0"/>
  <w15:commentEx w15:paraId="6800AD77" w15:done="0"/>
  <w15:commentEx w15:paraId="29890F8F" w15:paraIdParent="6800AD77" w15:done="0"/>
  <w15:commentEx w15:paraId="05CBEB1C" w15:done="0"/>
  <w15:commentEx w15:paraId="03754911" w15:paraIdParent="05CBEB1C" w15:done="0"/>
  <w15:commentEx w15:paraId="0857406C" w15:done="0"/>
  <w15:commentEx w15:paraId="7ABC217F" w15:paraIdParent="0857406C" w15:done="0"/>
  <w15:commentEx w15:paraId="0ACA71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E88560" w16cex:dateUtc="2023-11-30T10:31:00Z"/>
  <w16cex:commentExtensible w16cex:durableId="179CE2D9" w16cex:dateUtc="2023-11-30T10:46:00Z"/>
  <w16cex:commentExtensible w16cex:durableId="0928DBE4" w16cex:dateUtc="2023-11-30T12:55:00Z"/>
  <w16cex:commentExtensible w16cex:durableId="62BCA711" w16cex:dateUtc="2023-11-30T11:28:00Z"/>
  <w16cex:commentExtensible w16cex:durableId="30C47DD0" w16cex:dateUtc="2023-11-30T14:33:00Z"/>
  <w16cex:commentExtensible w16cex:durableId="059E9803" w16cex:dateUtc="2023-11-30T11:28:00Z"/>
  <w16cex:commentExtensible w16cex:durableId="05A8E347" w16cex:dateUtc="2023-11-30T14:33:00Z"/>
  <w16cex:commentExtensible w16cex:durableId="5FB5B236" w16cex:dateUtc="2023-11-30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05A66" w16cid:durableId="47E88560"/>
  <w16cid:commentId w16cid:paraId="6800AD77" w16cid:durableId="179CE2D9"/>
  <w16cid:commentId w16cid:paraId="29890F8F" w16cid:durableId="0928DBE4"/>
  <w16cid:commentId w16cid:paraId="05CBEB1C" w16cid:durableId="62BCA711"/>
  <w16cid:commentId w16cid:paraId="03754911" w16cid:durableId="30C47DD0"/>
  <w16cid:commentId w16cid:paraId="0857406C" w16cid:durableId="059E9803"/>
  <w16cid:commentId w16cid:paraId="7ABC217F" w16cid:durableId="05A8E347"/>
  <w16cid:commentId w16cid:paraId="0ACA7120" w16cid:durableId="5FB5B2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20AAF" w14:textId="77777777" w:rsidR="00A66010" w:rsidRDefault="00A66010" w:rsidP="00136DBE">
      <w:pPr>
        <w:spacing w:after="0" w:line="240" w:lineRule="auto"/>
      </w:pPr>
      <w:r>
        <w:separator/>
      </w:r>
    </w:p>
  </w:endnote>
  <w:endnote w:type="continuationSeparator" w:id="0">
    <w:p w14:paraId="02565E6C" w14:textId="77777777" w:rsidR="00A66010" w:rsidRDefault="00A66010" w:rsidP="00136DBE">
      <w:pPr>
        <w:spacing w:after="0" w:line="240" w:lineRule="auto"/>
      </w:pPr>
      <w:r>
        <w:continuationSeparator/>
      </w:r>
    </w:p>
  </w:endnote>
  <w:endnote w:type="continuationNotice" w:id="1">
    <w:p w14:paraId="79E0BA5B" w14:textId="77777777" w:rsidR="00A66010" w:rsidRDefault="00A660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372335"/>
      <w:docPartObj>
        <w:docPartGallery w:val="Page Numbers (Bottom of Page)"/>
        <w:docPartUnique/>
      </w:docPartObj>
    </w:sdtPr>
    <w:sdtEndPr>
      <w:rPr>
        <w:noProof/>
      </w:rPr>
    </w:sdtEndPr>
    <w:sdtContent>
      <w:p w14:paraId="03CBD295" w14:textId="57C1E9B2" w:rsidR="00136DBE" w:rsidRDefault="00136D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F927A1" w14:textId="77777777" w:rsidR="00136DBE" w:rsidRDefault="00136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1A58D" w14:textId="77777777" w:rsidR="00A66010" w:rsidRDefault="00A66010" w:rsidP="00136DBE">
      <w:pPr>
        <w:spacing w:after="0" w:line="240" w:lineRule="auto"/>
      </w:pPr>
      <w:r>
        <w:separator/>
      </w:r>
    </w:p>
  </w:footnote>
  <w:footnote w:type="continuationSeparator" w:id="0">
    <w:p w14:paraId="16268DFC" w14:textId="77777777" w:rsidR="00A66010" w:rsidRDefault="00A66010" w:rsidP="00136DBE">
      <w:pPr>
        <w:spacing w:after="0" w:line="240" w:lineRule="auto"/>
      </w:pPr>
      <w:r>
        <w:continuationSeparator/>
      </w:r>
    </w:p>
  </w:footnote>
  <w:footnote w:type="continuationNotice" w:id="1">
    <w:p w14:paraId="067932B8" w14:textId="77777777" w:rsidR="00A66010" w:rsidRDefault="00A66010">
      <w:pPr>
        <w:spacing w:after="0" w:line="240" w:lineRule="auto"/>
      </w:pPr>
    </w:p>
  </w:footnote>
  <w:footnote w:id="2">
    <w:p w14:paraId="668FB4A9" w14:textId="037267B3" w:rsidR="00FA35BE" w:rsidRPr="00837E63" w:rsidRDefault="00FA35BE" w:rsidP="008C08EB">
      <w:pPr>
        <w:pStyle w:val="FootnoteText"/>
      </w:pPr>
      <w:r w:rsidRPr="00837E63">
        <w:rPr>
          <w:rStyle w:val="FootnoteReference"/>
        </w:rPr>
        <w:footnoteRef/>
      </w:r>
      <w:r w:rsidRPr="00837E63">
        <w:t xml:space="preserve"> UNCTAD (2023). </w:t>
      </w:r>
      <w:r w:rsidR="008C08EB" w:rsidRPr="00837E63">
        <w:t xml:space="preserve">Economic Development in Africa Report 2023: The Potential of Africa to capture technology-intensive global supply chains. </w:t>
      </w:r>
      <w:del w:id="0" w:author="Graham Mott" w:date="2023-11-30T11:13:00Z">
        <w:r w:rsidR="008C08EB" w:rsidRPr="00837E63" w:rsidDel="006C1E2E">
          <w:delText>Geneva.</w:delText>
        </w:r>
      </w:del>
    </w:p>
  </w:footnote>
  <w:footnote w:id="3">
    <w:p w14:paraId="06F57A6A" w14:textId="14B44A7D" w:rsidR="004C1A3B" w:rsidRPr="00837E63" w:rsidRDefault="004C1A3B">
      <w:pPr>
        <w:pStyle w:val="FootnoteText"/>
      </w:pPr>
      <w:r w:rsidRPr="00837E63">
        <w:rPr>
          <w:rStyle w:val="FootnoteReference"/>
        </w:rPr>
        <w:footnoteRef/>
      </w:r>
      <w:r w:rsidRPr="00837E63">
        <w:t xml:space="preserve"> </w:t>
      </w:r>
      <w:ins w:id="6" w:author="Graham Mott" w:date="2023-11-30T11:11:00Z">
        <w:r w:rsidR="00C6478A" w:rsidRPr="00C6478A">
          <w:t>United States</w:t>
        </w:r>
        <w:r w:rsidR="00C6478A">
          <w:t xml:space="preserve"> </w:t>
        </w:r>
      </w:ins>
      <w:del w:id="7" w:author="Graham Mott" w:date="2023-11-30T11:11:00Z">
        <w:r w:rsidR="00C3718A" w:rsidRPr="00837E63" w:rsidDel="00C6478A">
          <w:delText xml:space="preserve">U.S. </w:delText>
        </w:r>
      </w:del>
      <w:r w:rsidR="00C3718A" w:rsidRPr="00837E63">
        <w:t xml:space="preserve">Geological </w:t>
      </w:r>
      <w:r w:rsidR="00E17D4C" w:rsidRPr="00837E63">
        <w:t>Survey (</w:t>
      </w:r>
      <w:r w:rsidRPr="00837E63">
        <w:t xml:space="preserve">2023). </w:t>
      </w:r>
      <w:r w:rsidR="00C3718A" w:rsidRPr="00837E63">
        <w:t>Mineral commodity summaries 2023.</w:t>
      </w:r>
    </w:p>
  </w:footnote>
  <w:footnote w:id="4">
    <w:p w14:paraId="7671AD55" w14:textId="01574333" w:rsidR="00DD42F7" w:rsidRPr="00837E63" w:rsidRDefault="00DD42F7">
      <w:pPr>
        <w:pStyle w:val="FootnoteText"/>
      </w:pPr>
      <w:r w:rsidRPr="00837E63">
        <w:rPr>
          <w:rStyle w:val="FootnoteReference"/>
        </w:rPr>
        <w:footnoteRef/>
      </w:r>
      <w:r w:rsidRPr="00837E63">
        <w:t xml:space="preserve"> </w:t>
      </w:r>
      <w:ins w:id="8" w:author="Graham Mott" w:date="2023-11-30T11:12:00Z">
        <w:r w:rsidR="009630C0" w:rsidRPr="009630C0">
          <w:t xml:space="preserve">International Energy </w:t>
        </w:r>
        <w:r w:rsidR="006C1E2E" w:rsidRPr="009630C0">
          <w:t>Asso</w:t>
        </w:r>
        <w:r w:rsidR="009630C0" w:rsidRPr="009630C0">
          <w:t>ciation</w:t>
        </w:r>
      </w:ins>
      <w:del w:id="9" w:author="Graham Mott" w:date="2023-11-30T11:12:00Z">
        <w:r w:rsidR="00A61860" w:rsidRPr="00837E63" w:rsidDel="009630C0">
          <w:delText>IAE</w:delText>
        </w:r>
      </w:del>
      <w:r w:rsidR="00A61860" w:rsidRPr="00837E63">
        <w:t xml:space="preserve"> (20</w:t>
      </w:r>
      <w:r w:rsidR="00933596" w:rsidRPr="00837E63">
        <w:t xml:space="preserve">22). </w:t>
      </w:r>
      <w:r w:rsidR="00C439D3" w:rsidRPr="00837E63">
        <w:t xml:space="preserve">World Energy Outlook Special Report: </w:t>
      </w:r>
      <w:r w:rsidR="00933596" w:rsidRPr="00837E63">
        <w:t xml:space="preserve">The role of critical </w:t>
      </w:r>
      <w:r w:rsidR="001761F1" w:rsidRPr="00837E63">
        <w:t xml:space="preserve">minerals in clean energy transition. </w:t>
      </w:r>
    </w:p>
  </w:footnote>
  <w:footnote w:id="5">
    <w:p w14:paraId="3E5465C1" w14:textId="27A25695" w:rsidR="0022540B" w:rsidRPr="00837E63" w:rsidRDefault="0022540B">
      <w:pPr>
        <w:pStyle w:val="FootnoteText"/>
      </w:pPr>
      <w:r w:rsidRPr="00837E63">
        <w:rPr>
          <w:rStyle w:val="FootnoteReference"/>
        </w:rPr>
        <w:footnoteRef/>
      </w:r>
      <w:r w:rsidRPr="00837E63">
        <w:t xml:space="preserve"> UNCTAD based on data from </w:t>
      </w:r>
      <w:ins w:id="11" w:author="Graham Mott" w:date="2023-11-30T11:13:00Z">
        <w:r w:rsidR="00EB584F" w:rsidRPr="00EB584F">
          <w:t>International Energy Association</w:t>
        </w:r>
        <w:r w:rsidR="00EB584F">
          <w:t xml:space="preserve"> </w:t>
        </w:r>
      </w:ins>
      <w:del w:id="12" w:author="Graham Mott" w:date="2023-11-30T11:13:00Z">
        <w:r w:rsidRPr="00837E63" w:rsidDel="00EB584F">
          <w:delText>IAE</w:delText>
        </w:r>
        <w:r w:rsidR="00855A45" w:rsidRPr="00837E63" w:rsidDel="00EB584F">
          <w:delText xml:space="preserve">’s </w:delText>
        </w:r>
      </w:del>
      <w:r w:rsidR="00855A45" w:rsidRPr="00837E63">
        <w:t>Critical Minerals Demand Dataset.</w:t>
      </w:r>
    </w:p>
  </w:footnote>
  <w:footnote w:id="6">
    <w:p w14:paraId="3A4AF932" w14:textId="6C3B8FA6" w:rsidR="00344F99" w:rsidRPr="00837E63" w:rsidRDefault="00344F99">
      <w:pPr>
        <w:pStyle w:val="FootnoteText"/>
      </w:pPr>
      <w:r w:rsidRPr="00837E63">
        <w:rPr>
          <w:rStyle w:val="FootnoteReference"/>
        </w:rPr>
        <w:footnoteRef/>
      </w:r>
      <w:r w:rsidRPr="00837E63">
        <w:t xml:space="preserve"> </w:t>
      </w:r>
      <w:r w:rsidR="0028641E" w:rsidRPr="00837E63">
        <w:t xml:space="preserve">UNCTAD (2023). World Investment Report 2023: Investing in Sustainable energy for all. </w:t>
      </w:r>
      <w:del w:id="16" w:author="Graham Mott" w:date="2023-11-30T11:12:00Z">
        <w:r w:rsidR="0028641E" w:rsidRPr="00837E63" w:rsidDel="006C1E2E">
          <w:delText>Geneva.</w:delText>
        </w:r>
      </w:del>
    </w:p>
  </w:footnote>
  <w:footnote w:id="7">
    <w:p w14:paraId="64A18462" w14:textId="0D46CB4B" w:rsidR="00140BCA" w:rsidRPr="003E1065" w:rsidRDefault="00140BCA">
      <w:pPr>
        <w:pStyle w:val="FootnoteText"/>
        <w:rPr>
          <w:sz w:val="18"/>
          <w:szCs w:val="18"/>
        </w:rPr>
      </w:pPr>
      <w:r w:rsidRPr="00837E63">
        <w:rPr>
          <w:rStyle w:val="FootnoteReference"/>
        </w:rPr>
        <w:footnoteRef/>
      </w:r>
      <w:r w:rsidRPr="00837E63">
        <w:t xml:space="preserve"> UNCTAD</w:t>
      </w:r>
      <w:r w:rsidR="006B554A" w:rsidRPr="00837E63">
        <w:t xml:space="preserve"> (2019)</w:t>
      </w:r>
      <w:r w:rsidR="00E57414" w:rsidRPr="00837E63">
        <w:t xml:space="preserve">. </w:t>
      </w:r>
      <w:r w:rsidR="003E1065" w:rsidRPr="00837E63">
        <w:t>Commodities at a glance No.13: Special issue om strategic battery raw materials</w:t>
      </w:r>
      <w:r w:rsidR="00450E5D" w:rsidRPr="00837E63">
        <w:t>.</w:t>
      </w:r>
      <w:r w:rsidR="00450E5D">
        <w:rPr>
          <w:sz w:val="18"/>
          <w:szCs w:val="18"/>
        </w:rPr>
        <w:t xml:space="preserve"> </w:t>
      </w:r>
    </w:p>
  </w:footnote>
  <w:footnote w:id="8">
    <w:p w14:paraId="0DFC9CAA" w14:textId="36108165" w:rsidR="4A39178D" w:rsidRDefault="4A39178D" w:rsidP="4A39178D">
      <w:pPr>
        <w:pStyle w:val="FootnoteText"/>
      </w:pPr>
      <w:r w:rsidRPr="4A39178D">
        <w:rPr>
          <w:rStyle w:val="FootnoteReference"/>
        </w:rPr>
        <w:footnoteRef/>
      </w:r>
      <w:r>
        <w:t xml:space="preserve"> Note that the unit value is provided up to the processing stage. This is due to the aggregated nature of the HS 6-digit level code data for battery materials, cell components and electric vehicles. </w:t>
      </w:r>
    </w:p>
  </w:footnote>
  <w:footnote w:id="9">
    <w:p w14:paraId="7A3FED65" w14:textId="540C453F" w:rsidR="00837E63" w:rsidRPr="00837E63" w:rsidRDefault="00837E63">
      <w:pPr>
        <w:pStyle w:val="FootnoteText"/>
        <w:rPr>
          <w:sz w:val="18"/>
          <w:szCs w:val="18"/>
        </w:rPr>
      </w:pPr>
      <w:r>
        <w:rPr>
          <w:rStyle w:val="FootnoteReference"/>
        </w:rPr>
        <w:footnoteRef/>
      </w:r>
      <w:r>
        <w:t xml:space="preserve"> </w:t>
      </w:r>
      <w:r w:rsidRPr="00837E63">
        <w:t>UNCTAD (2019). Commodities at a glance No.13: Special issue om strategic battery raw materials.</w:t>
      </w:r>
      <w:r>
        <w:rPr>
          <w:sz w:val="18"/>
          <w:szCs w:val="18"/>
        </w:rPr>
        <w:t xml:space="preserve"> </w:t>
      </w:r>
    </w:p>
  </w:footnote>
  <w:footnote w:id="10">
    <w:p w14:paraId="3F78BAF7" w14:textId="77777777" w:rsidR="00CD5806" w:rsidRPr="003E00DB" w:rsidRDefault="00CD5806" w:rsidP="002C637C">
      <w:pPr>
        <w:pStyle w:val="FootnoteText"/>
        <w:jc w:val="left"/>
      </w:pPr>
      <w:r>
        <w:rPr>
          <w:rStyle w:val="FootnoteReference"/>
        </w:rPr>
        <w:footnoteRef/>
      </w:r>
      <w:r w:rsidRPr="003E00DB">
        <w:t>https://www.industry.gov.au/sites/default/files/minisite/static/ba3c15bd-3747-4346-a328-6b5a43672abf/resources-and-energy-quarterly-september-2022/documents/Resources-and-Energy-Quarterly-September-2022.pdf</w:t>
      </w:r>
    </w:p>
  </w:footnote>
  <w:footnote w:id="11">
    <w:p w14:paraId="15A95C8A" w14:textId="77777777" w:rsidR="00CD5806" w:rsidRPr="00FF198B" w:rsidRDefault="00CD5806" w:rsidP="00CD5806">
      <w:pPr>
        <w:pStyle w:val="FootnoteText"/>
      </w:pPr>
      <w:r>
        <w:rPr>
          <w:rStyle w:val="FootnoteReference"/>
        </w:rPr>
        <w:footnoteRef/>
      </w:r>
      <w:r>
        <w:t xml:space="preserve"> </w:t>
      </w:r>
      <w:r w:rsidRPr="00FF198B">
        <w:t>https://www.statista.com/statistics/606799/distribution-of-world-lithiuim-mineral-production-by-producer/</w:t>
      </w:r>
    </w:p>
  </w:footnote>
  <w:footnote w:id="12">
    <w:p w14:paraId="50C01DA1" w14:textId="3696D7B1" w:rsidR="55045A30" w:rsidRDefault="55045A30" w:rsidP="55045A30">
      <w:pPr>
        <w:pStyle w:val="FootnoteText"/>
        <w:rPr>
          <w:lang w:val="en-GB"/>
        </w:rPr>
      </w:pPr>
      <w:r w:rsidRPr="55045A30">
        <w:rPr>
          <w:rStyle w:val="FootnoteReference"/>
        </w:rPr>
        <w:footnoteRef/>
      </w:r>
      <w:r>
        <w:t xml:space="preserve"> </w:t>
      </w:r>
      <w:r w:rsidRPr="55045A30">
        <w:rPr>
          <w:lang w:val="en-GB"/>
        </w:rPr>
        <w:t>The share of Argentina in lithium processing is sourced from the estimates in IRENA (2023) “</w:t>
      </w:r>
      <w:hyperlink r:id="rId1">
        <w:r w:rsidRPr="55045A30">
          <w:rPr>
            <w:rStyle w:val="Hyperlink"/>
            <w:lang w:val="en-GB"/>
          </w:rPr>
          <w:t>Geopolitics of energy transition: Critical minerals</w:t>
        </w:r>
      </w:hyperlink>
      <w:r w:rsidRPr="55045A30">
        <w:rPr>
          <w:lang w:val="en-GB"/>
        </w:rPr>
        <w:t xml:space="preserve">”. </w:t>
      </w:r>
    </w:p>
  </w:footnote>
  <w:footnote w:id="13">
    <w:p w14:paraId="0075CF01" w14:textId="491212C9" w:rsidR="002147D9" w:rsidRPr="002147D9" w:rsidRDefault="002147D9">
      <w:pPr>
        <w:pStyle w:val="FootnoteText"/>
        <w:rPr>
          <w:lang w:val="en-GB"/>
        </w:rPr>
      </w:pPr>
      <w:r>
        <w:rPr>
          <w:rStyle w:val="FootnoteReference"/>
        </w:rPr>
        <w:footnoteRef/>
      </w:r>
      <w:r>
        <w:t xml:space="preserve"> </w:t>
      </w:r>
      <w:r w:rsidR="00250C68">
        <w:t xml:space="preserve">The </w:t>
      </w:r>
      <w:r w:rsidR="00245048">
        <w:t xml:space="preserve">unit price for a battery pack </w:t>
      </w:r>
      <w:r w:rsidR="00250C68">
        <w:t>is based on the estimate</w:t>
      </w:r>
      <w:r w:rsidR="008D0CC8">
        <w:t>d</w:t>
      </w:r>
      <w:r w:rsidR="00250C68">
        <w:t xml:space="preserve"> </w:t>
      </w:r>
      <w:r w:rsidR="008D0CC8">
        <w:t xml:space="preserve">price </w:t>
      </w:r>
      <w:r w:rsidR="0091631C">
        <w:t xml:space="preserve">in </w:t>
      </w:r>
      <w:ins w:id="92" w:author="Graham Mott" w:date="2023-11-30T12:26:00Z">
        <w:r w:rsidR="00FC158A" w:rsidRPr="00FC158A">
          <w:t>United States</w:t>
        </w:r>
      </w:ins>
      <w:del w:id="93" w:author="Graham Mott" w:date="2023-11-30T12:26:00Z">
        <w:r w:rsidR="0091631C" w:rsidDel="00FC158A">
          <w:delText>US</w:delText>
        </w:r>
      </w:del>
      <w:r w:rsidR="0091631C">
        <w:t xml:space="preserve"> dollar per kilowatt hour, </w:t>
      </w:r>
      <w:r w:rsidR="00250C68">
        <w:t xml:space="preserve">by </w:t>
      </w:r>
      <w:r w:rsidR="00250C68">
        <w:rPr>
          <w:lang w:val="en-GB"/>
        </w:rPr>
        <w:t>Statista “</w:t>
      </w:r>
      <w:hyperlink r:id="rId2" w:anchor=":~:text=Lithium%2Dion%20battery%20pack%20price,efficient%20energy%20storage%20devices%20worldwide." w:history="1">
        <w:r w:rsidR="0012114D" w:rsidRPr="008D0CC8">
          <w:rPr>
            <w:rStyle w:val="Hyperlink"/>
            <w:lang w:val="en-GB"/>
          </w:rPr>
          <w:t>Lithium-ion battery price worldwide from 2013</w:t>
        </w:r>
        <w:r w:rsidR="009819C9">
          <w:rPr>
            <w:rStyle w:val="Hyperlink"/>
            <w:lang w:val="en-GB"/>
          </w:rPr>
          <w:t xml:space="preserve"> </w:t>
        </w:r>
        <w:r w:rsidR="0012114D" w:rsidRPr="008D0CC8">
          <w:rPr>
            <w:rStyle w:val="Hyperlink"/>
            <w:lang w:val="en-GB"/>
          </w:rPr>
          <w:t>to 2022</w:t>
        </w:r>
      </w:hyperlink>
      <w:r w:rsidR="008D0CC8">
        <w:rPr>
          <w:lang w:val="en-GB"/>
        </w:rPr>
        <w:t>”</w:t>
      </w:r>
      <w:r w:rsidR="0012114D">
        <w:rPr>
          <w:lang w:val="en-GB"/>
        </w:rPr>
        <w:t>.</w:t>
      </w:r>
    </w:p>
  </w:footnote>
  <w:footnote w:id="14">
    <w:p w14:paraId="3132E719" w14:textId="51556223" w:rsidR="00D52BD7" w:rsidRDefault="00D52BD7">
      <w:pPr>
        <w:pStyle w:val="FootnoteText"/>
      </w:pPr>
      <w:r>
        <w:rPr>
          <w:rStyle w:val="FootnoteReference"/>
        </w:rPr>
        <w:footnoteRef/>
      </w:r>
      <w:r>
        <w:t xml:space="preserve"> Although it is not </w:t>
      </w:r>
      <w:r>
        <w:rPr>
          <w:rStyle w:val="cf01"/>
        </w:rPr>
        <w:t>among the top three destination</w:t>
      </w:r>
      <w:ins w:id="100" w:author="Graham Mott" w:date="2023-11-30T12:26:00Z">
        <w:r w:rsidR="00922B2B">
          <w:rPr>
            <w:rStyle w:val="cf01"/>
          </w:rPr>
          <w:t>s</w:t>
        </w:r>
      </w:ins>
      <w:r>
        <w:rPr>
          <w:rStyle w:val="cf01"/>
        </w:rPr>
        <w:t xml:space="preserve"> of the top exporters in the world of </w:t>
      </w:r>
      <w:r>
        <w:rPr>
          <w:color w:val="000000" w:themeColor="text1"/>
        </w:rPr>
        <w:t>lithium-ion battery materials, thus, the</w:t>
      </w:r>
      <w:r w:rsidR="00BB53EB">
        <w:rPr>
          <w:color w:val="000000" w:themeColor="text1"/>
        </w:rPr>
        <w:t>se trade flows are not shown in Figure 1</w:t>
      </w:r>
      <w:r>
        <w:rPr>
          <w:rStyle w:val="cf01"/>
        </w:rPr>
        <w:t>.</w:t>
      </w:r>
    </w:p>
  </w:footnote>
  <w:footnote w:id="15">
    <w:p w14:paraId="43412C1C" w14:textId="77777777" w:rsidR="005601E2" w:rsidRPr="00837E63" w:rsidRDefault="005601E2" w:rsidP="005601E2">
      <w:pPr>
        <w:pStyle w:val="FootnoteText"/>
      </w:pPr>
      <w:r w:rsidRPr="00837E63">
        <w:rPr>
          <w:rStyle w:val="FootnoteReference"/>
        </w:rPr>
        <w:footnoteRef/>
      </w:r>
      <w:r w:rsidRPr="00837E63">
        <w:t xml:space="preserve"> UNCTAD calculations based on data from S&amp;P Global Market Intelligence.</w:t>
      </w:r>
    </w:p>
  </w:footnote>
  <w:footnote w:id="16">
    <w:p w14:paraId="04DAE1F2" w14:textId="77777777" w:rsidR="007663B5" w:rsidRPr="00CC57B1" w:rsidRDefault="007663B5" w:rsidP="007663B5">
      <w:pPr>
        <w:pStyle w:val="FootnoteText"/>
        <w:rPr>
          <w:sz w:val="18"/>
          <w:szCs w:val="18"/>
        </w:rPr>
      </w:pPr>
      <w:r w:rsidRPr="00837E63">
        <w:rPr>
          <w:rStyle w:val="FootnoteReference"/>
        </w:rPr>
        <w:footnoteRef/>
      </w:r>
      <w:r w:rsidRPr="00837E63">
        <w:t xml:space="preserve"> UNCTAD calculations based on </w:t>
      </w:r>
      <w:proofErr w:type="spellStart"/>
      <w:r w:rsidRPr="00837E63">
        <w:t>Comtrade</w:t>
      </w:r>
      <w:proofErr w:type="spellEnd"/>
      <w:r w:rsidRPr="00837E63">
        <w:t xml:space="preserve"> 2022 data.</w:t>
      </w:r>
      <w:r w:rsidRPr="00CC57B1">
        <w:rPr>
          <w:sz w:val="18"/>
          <w:szCs w:val="18"/>
        </w:rPr>
        <w:t xml:space="preserve"> </w:t>
      </w:r>
    </w:p>
  </w:footnote>
  <w:footnote w:id="17">
    <w:p w14:paraId="1DD14E10" w14:textId="77777777" w:rsidR="005D46AE" w:rsidRPr="00837E63" w:rsidRDefault="005D46AE" w:rsidP="005D46AE">
      <w:pPr>
        <w:pStyle w:val="FootnoteText"/>
      </w:pPr>
      <w:r w:rsidRPr="00837E63">
        <w:rPr>
          <w:rStyle w:val="FootnoteReference"/>
        </w:rPr>
        <w:footnoteRef/>
      </w:r>
      <w:r w:rsidRPr="00837E63">
        <w:t xml:space="preserve"> Lithium-ion batteries use various types of cathodes, with the most predominant being the nickel-manganese-cobalt (NMC) cathode. To produce the cathode, the selected precursor materials (in this case nickel, manganese and cobalt) are mixed together and combined with lithium. This is heated and further treated to produce the cathode.</w:t>
      </w:r>
    </w:p>
  </w:footnote>
  <w:footnote w:id="18">
    <w:p w14:paraId="36853E96" w14:textId="6F997258" w:rsidR="00DD3572" w:rsidRDefault="00DD3572" w:rsidP="00DD3572">
      <w:pPr>
        <w:pStyle w:val="FootnoteText"/>
        <w:jc w:val="left"/>
      </w:pPr>
      <w:r>
        <w:rPr>
          <w:rStyle w:val="FootnoteReference"/>
        </w:rPr>
        <w:footnoteRef/>
      </w:r>
      <w:r w:rsidR="007C1F04">
        <w:t xml:space="preserve"> </w:t>
      </w:r>
      <w:r w:rsidR="007C1F04" w:rsidRPr="007C1F04">
        <w:rPr>
          <w:rFonts w:ascii="Calibri" w:eastAsia="Calibri" w:hAnsi="Calibri" w:cs="Calibri"/>
          <w:lang w:val="en-GB"/>
        </w:rPr>
        <w:t>https://source.benchmarkminerals.com/article/esg-of-graphite-how-do-synthetic-graphite-and-natural-graphite-compare</w:t>
      </w:r>
    </w:p>
  </w:footnote>
  <w:footnote w:id="19">
    <w:p w14:paraId="66C8D42F" w14:textId="77777777" w:rsidR="00302D9B" w:rsidRPr="00CC57B1" w:rsidRDefault="00302D9B" w:rsidP="00302D9B">
      <w:pPr>
        <w:pStyle w:val="FootnoteText"/>
        <w:rPr>
          <w:sz w:val="18"/>
          <w:szCs w:val="18"/>
        </w:rPr>
      </w:pPr>
      <w:r w:rsidRPr="00837E63">
        <w:rPr>
          <w:rStyle w:val="FootnoteReference"/>
        </w:rPr>
        <w:footnoteRef/>
      </w:r>
      <w:r w:rsidRPr="00837E63">
        <w:t xml:space="preserve"> https://www.canadacarbon.com/synthetic-vs-natural-graphite#</w:t>
      </w:r>
    </w:p>
  </w:footnote>
  <w:footnote w:id="20">
    <w:p w14:paraId="0B7679C4" w14:textId="4E301229" w:rsidR="007C1F04" w:rsidRPr="007C1F04" w:rsidRDefault="007C1F04" w:rsidP="007C1F04">
      <w:pPr>
        <w:spacing w:after="0" w:line="257" w:lineRule="auto"/>
        <w:rPr>
          <w:lang w:val="en-GB"/>
        </w:rPr>
      </w:pPr>
      <w:r>
        <w:rPr>
          <w:rStyle w:val="FootnoteReference"/>
        </w:rPr>
        <w:footnoteRef/>
      </w:r>
      <w:r>
        <w:t xml:space="preserve"> </w:t>
      </w:r>
      <w:r w:rsidRPr="007C1F04">
        <w:rPr>
          <w:rFonts w:ascii="Calibri" w:eastAsia="Calibri" w:hAnsi="Calibri" w:cs="Calibri"/>
          <w:sz w:val="20"/>
          <w:szCs w:val="20"/>
          <w:lang w:val="en-GB"/>
        </w:rPr>
        <w:t>https://www.fastmarkets.com/insights/synthetic-versus-natural-graphite-debate/</w:t>
      </w:r>
    </w:p>
  </w:footnote>
  <w:footnote w:id="21">
    <w:p w14:paraId="3FF54418" w14:textId="77777777" w:rsidR="009330CD" w:rsidRPr="00837E63" w:rsidRDefault="009330CD" w:rsidP="007C1F04">
      <w:pPr>
        <w:pStyle w:val="FootnoteText"/>
      </w:pPr>
      <w:r w:rsidRPr="00837E63">
        <w:rPr>
          <w:rStyle w:val="FootnoteReference"/>
        </w:rPr>
        <w:footnoteRef/>
      </w:r>
      <w:r w:rsidRPr="00837E63">
        <w:t xml:space="preserve"> https://pubs.usgs.gov/periodicals/mcs2023/mcs2023.pdf</w:t>
      </w:r>
    </w:p>
  </w:footnote>
</w:footnotes>
</file>

<file path=word/intelligence2.xml><?xml version="1.0" encoding="utf-8"?>
<int2:intelligence xmlns:int2="http://schemas.microsoft.com/office/intelligence/2020/intelligence" xmlns:oel="http://schemas.microsoft.com/office/2019/extlst">
  <int2:observations>
    <int2:bookmark int2:bookmarkName="_Int_6kXyIK8g" int2:invalidationBookmarkName="" int2:hashCode="RRqoGfnWpft4Cq" int2:id="J7n2F7KH">
      <int2:state int2:value="Rejected" int2:type="AugLoop_Text_Critique"/>
    </int2:bookmark>
    <int2:bookmark int2:bookmarkName="_Int_C8I903Gs" int2:invalidationBookmarkName="" int2:hashCode="wCgj9rKdcuGrsF" int2:id="OKulrgCU">
      <int2:state int2:value="Rejected" int2:type="AugLoop_Text_Critique"/>
    </int2:bookmark>
    <int2:bookmark int2:bookmarkName="_Int_bVAnrCU0" int2:invalidationBookmarkName="" int2:hashCode="MjpP732y+8OG+5" int2:id="WEx1sb2d">
      <int2:state int2:value="Rejected" int2:type="AugLoop_Text_Critique"/>
    </int2:bookmark>
    <int2:bookmark int2:bookmarkName="_Int_LsvHAWAo" int2:invalidationBookmarkName="" int2:hashCode="OJPABQWzWka6lu" int2:id="d0RkkXgr">
      <int2:state int2:value="Rejected" int2:type="AugLoop_Text_Critique"/>
    </int2:bookmark>
    <int2:bookmark int2:bookmarkName="_Int_xDvIVmrG" int2:invalidationBookmarkName="" int2:hashCode="oDKeFME1Nby2NZ" int2:id="hcwCCbc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CDA"/>
    <w:multiLevelType w:val="hybridMultilevel"/>
    <w:tmpl w:val="042A333E"/>
    <w:lvl w:ilvl="0" w:tplc="325C7980">
      <w:start w:val="1"/>
      <w:numFmt w:val="bullet"/>
      <w:lvlText w:val=""/>
      <w:lvlJc w:val="left"/>
      <w:pPr>
        <w:ind w:left="720" w:hanging="360"/>
      </w:pPr>
      <w:rPr>
        <w:rFonts w:ascii="Symbol" w:hAnsi="Symbol"/>
      </w:rPr>
    </w:lvl>
    <w:lvl w:ilvl="1" w:tplc="BFF25D3E">
      <w:start w:val="1"/>
      <w:numFmt w:val="bullet"/>
      <w:lvlText w:val=""/>
      <w:lvlJc w:val="left"/>
      <w:pPr>
        <w:ind w:left="720" w:hanging="360"/>
      </w:pPr>
      <w:rPr>
        <w:rFonts w:ascii="Symbol" w:hAnsi="Symbol"/>
      </w:rPr>
    </w:lvl>
    <w:lvl w:ilvl="2" w:tplc="7E8899D8">
      <w:start w:val="1"/>
      <w:numFmt w:val="bullet"/>
      <w:lvlText w:val=""/>
      <w:lvlJc w:val="left"/>
      <w:pPr>
        <w:ind w:left="720" w:hanging="360"/>
      </w:pPr>
      <w:rPr>
        <w:rFonts w:ascii="Symbol" w:hAnsi="Symbol"/>
      </w:rPr>
    </w:lvl>
    <w:lvl w:ilvl="3" w:tplc="7B4A386A">
      <w:start w:val="1"/>
      <w:numFmt w:val="bullet"/>
      <w:lvlText w:val=""/>
      <w:lvlJc w:val="left"/>
      <w:pPr>
        <w:ind w:left="720" w:hanging="360"/>
      </w:pPr>
      <w:rPr>
        <w:rFonts w:ascii="Symbol" w:hAnsi="Symbol"/>
      </w:rPr>
    </w:lvl>
    <w:lvl w:ilvl="4" w:tplc="8AE03BCE">
      <w:start w:val="1"/>
      <w:numFmt w:val="bullet"/>
      <w:lvlText w:val=""/>
      <w:lvlJc w:val="left"/>
      <w:pPr>
        <w:ind w:left="720" w:hanging="360"/>
      </w:pPr>
      <w:rPr>
        <w:rFonts w:ascii="Symbol" w:hAnsi="Symbol"/>
      </w:rPr>
    </w:lvl>
    <w:lvl w:ilvl="5" w:tplc="BAC0EB24">
      <w:start w:val="1"/>
      <w:numFmt w:val="bullet"/>
      <w:lvlText w:val=""/>
      <w:lvlJc w:val="left"/>
      <w:pPr>
        <w:ind w:left="720" w:hanging="360"/>
      </w:pPr>
      <w:rPr>
        <w:rFonts w:ascii="Symbol" w:hAnsi="Symbol"/>
      </w:rPr>
    </w:lvl>
    <w:lvl w:ilvl="6" w:tplc="67F6D750">
      <w:start w:val="1"/>
      <w:numFmt w:val="bullet"/>
      <w:lvlText w:val=""/>
      <w:lvlJc w:val="left"/>
      <w:pPr>
        <w:ind w:left="720" w:hanging="360"/>
      </w:pPr>
      <w:rPr>
        <w:rFonts w:ascii="Symbol" w:hAnsi="Symbol"/>
      </w:rPr>
    </w:lvl>
    <w:lvl w:ilvl="7" w:tplc="A88EEA3C">
      <w:start w:val="1"/>
      <w:numFmt w:val="bullet"/>
      <w:lvlText w:val=""/>
      <w:lvlJc w:val="left"/>
      <w:pPr>
        <w:ind w:left="720" w:hanging="360"/>
      </w:pPr>
      <w:rPr>
        <w:rFonts w:ascii="Symbol" w:hAnsi="Symbol"/>
      </w:rPr>
    </w:lvl>
    <w:lvl w:ilvl="8" w:tplc="7F8EE56E">
      <w:start w:val="1"/>
      <w:numFmt w:val="bullet"/>
      <w:lvlText w:val=""/>
      <w:lvlJc w:val="left"/>
      <w:pPr>
        <w:ind w:left="720" w:hanging="360"/>
      </w:pPr>
      <w:rPr>
        <w:rFonts w:ascii="Symbol" w:hAnsi="Symbol"/>
      </w:rPr>
    </w:lvl>
  </w:abstractNum>
  <w:abstractNum w:abstractNumId="1" w15:restartNumberingAfterBreak="0">
    <w:nsid w:val="094711E1"/>
    <w:multiLevelType w:val="hybridMultilevel"/>
    <w:tmpl w:val="1EC257A4"/>
    <w:lvl w:ilvl="0" w:tplc="8A682BDA">
      <w:start w:val="1"/>
      <w:numFmt w:val="bullet"/>
      <w:lvlText w:val=""/>
      <w:lvlJc w:val="left"/>
      <w:pPr>
        <w:ind w:left="720" w:hanging="360"/>
      </w:pPr>
      <w:rPr>
        <w:rFonts w:ascii="Symbol" w:hAnsi="Symbol"/>
      </w:rPr>
    </w:lvl>
    <w:lvl w:ilvl="1" w:tplc="9E04804E">
      <w:start w:val="1"/>
      <w:numFmt w:val="bullet"/>
      <w:lvlText w:val=""/>
      <w:lvlJc w:val="left"/>
      <w:pPr>
        <w:ind w:left="720" w:hanging="360"/>
      </w:pPr>
      <w:rPr>
        <w:rFonts w:ascii="Symbol" w:hAnsi="Symbol"/>
      </w:rPr>
    </w:lvl>
    <w:lvl w:ilvl="2" w:tplc="B2C6D4B4">
      <w:start w:val="1"/>
      <w:numFmt w:val="bullet"/>
      <w:lvlText w:val=""/>
      <w:lvlJc w:val="left"/>
      <w:pPr>
        <w:ind w:left="720" w:hanging="360"/>
      </w:pPr>
      <w:rPr>
        <w:rFonts w:ascii="Symbol" w:hAnsi="Symbol"/>
      </w:rPr>
    </w:lvl>
    <w:lvl w:ilvl="3" w:tplc="BBDED9DE">
      <w:start w:val="1"/>
      <w:numFmt w:val="bullet"/>
      <w:lvlText w:val=""/>
      <w:lvlJc w:val="left"/>
      <w:pPr>
        <w:ind w:left="720" w:hanging="360"/>
      </w:pPr>
      <w:rPr>
        <w:rFonts w:ascii="Symbol" w:hAnsi="Symbol"/>
      </w:rPr>
    </w:lvl>
    <w:lvl w:ilvl="4" w:tplc="B8925852">
      <w:start w:val="1"/>
      <w:numFmt w:val="bullet"/>
      <w:lvlText w:val=""/>
      <w:lvlJc w:val="left"/>
      <w:pPr>
        <w:ind w:left="720" w:hanging="360"/>
      </w:pPr>
      <w:rPr>
        <w:rFonts w:ascii="Symbol" w:hAnsi="Symbol"/>
      </w:rPr>
    </w:lvl>
    <w:lvl w:ilvl="5" w:tplc="A3742066">
      <w:start w:val="1"/>
      <w:numFmt w:val="bullet"/>
      <w:lvlText w:val=""/>
      <w:lvlJc w:val="left"/>
      <w:pPr>
        <w:ind w:left="720" w:hanging="360"/>
      </w:pPr>
      <w:rPr>
        <w:rFonts w:ascii="Symbol" w:hAnsi="Symbol"/>
      </w:rPr>
    </w:lvl>
    <w:lvl w:ilvl="6" w:tplc="59A2179C">
      <w:start w:val="1"/>
      <w:numFmt w:val="bullet"/>
      <w:lvlText w:val=""/>
      <w:lvlJc w:val="left"/>
      <w:pPr>
        <w:ind w:left="720" w:hanging="360"/>
      </w:pPr>
      <w:rPr>
        <w:rFonts w:ascii="Symbol" w:hAnsi="Symbol"/>
      </w:rPr>
    </w:lvl>
    <w:lvl w:ilvl="7" w:tplc="32AA344A">
      <w:start w:val="1"/>
      <w:numFmt w:val="bullet"/>
      <w:lvlText w:val=""/>
      <w:lvlJc w:val="left"/>
      <w:pPr>
        <w:ind w:left="720" w:hanging="360"/>
      </w:pPr>
      <w:rPr>
        <w:rFonts w:ascii="Symbol" w:hAnsi="Symbol"/>
      </w:rPr>
    </w:lvl>
    <w:lvl w:ilvl="8" w:tplc="84541468">
      <w:start w:val="1"/>
      <w:numFmt w:val="bullet"/>
      <w:lvlText w:val=""/>
      <w:lvlJc w:val="left"/>
      <w:pPr>
        <w:ind w:left="720" w:hanging="360"/>
      </w:pPr>
      <w:rPr>
        <w:rFonts w:ascii="Symbol" w:hAnsi="Symbol"/>
      </w:rPr>
    </w:lvl>
  </w:abstractNum>
  <w:abstractNum w:abstractNumId="2" w15:restartNumberingAfterBreak="0">
    <w:nsid w:val="0B7C3343"/>
    <w:multiLevelType w:val="hybridMultilevel"/>
    <w:tmpl w:val="24483DE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FD0C5D"/>
    <w:multiLevelType w:val="hybridMultilevel"/>
    <w:tmpl w:val="0A04A2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0E811816"/>
    <w:multiLevelType w:val="hybridMultilevel"/>
    <w:tmpl w:val="55E21B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14002AD"/>
    <w:multiLevelType w:val="hybridMultilevel"/>
    <w:tmpl w:val="D16C95B0"/>
    <w:lvl w:ilvl="0" w:tplc="9656D786">
      <w:start w:val="1"/>
      <w:numFmt w:val="decimal"/>
      <w:pStyle w:val="Heading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8A509B"/>
    <w:multiLevelType w:val="hybridMultilevel"/>
    <w:tmpl w:val="0C06938E"/>
    <w:lvl w:ilvl="0" w:tplc="0C000019">
      <w:start w:val="1"/>
      <w:numFmt w:val="lowerLetter"/>
      <w:lvlText w:val="%1."/>
      <w:lvlJc w:val="left"/>
      <w:pPr>
        <w:ind w:left="502"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77F12DD"/>
    <w:multiLevelType w:val="hybridMultilevel"/>
    <w:tmpl w:val="6BB6B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A02A2"/>
    <w:multiLevelType w:val="hybridMultilevel"/>
    <w:tmpl w:val="5B2C0A60"/>
    <w:lvl w:ilvl="0" w:tplc="0C000019">
      <w:start w:val="1"/>
      <w:numFmt w:val="lowerLetter"/>
      <w:lvlText w:val="%1."/>
      <w:lvlJc w:val="left"/>
      <w:pPr>
        <w:ind w:left="644"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262B7781"/>
    <w:multiLevelType w:val="hybridMultilevel"/>
    <w:tmpl w:val="AF74A03E"/>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B3835ED"/>
    <w:multiLevelType w:val="hybridMultilevel"/>
    <w:tmpl w:val="FB7C77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2801E2"/>
    <w:multiLevelType w:val="hybridMultilevel"/>
    <w:tmpl w:val="C276C9A8"/>
    <w:lvl w:ilvl="0" w:tplc="AE56839E">
      <w:start w:val="1"/>
      <w:numFmt w:val="bullet"/>
      <w:lvlText w:val=""/>
      <w:lvlJc w:val="left"/>
      <w:pPr>
        <w:ind w:left="720" w:hanging="360"/>
      </w:pPr>
      <w:rPr>
        <w:rFonts w:ascii="Symbol" w:hAnsi="Symbol"/>
      </w:rPr>
    </w:lvl>
    <w:lvl w:ilvl="1" w:tplc="ABD23FFA">
      <w:start w:val="1"/>
      <w:numFmt w:val="bullet"/>
      <w:lvlText w:val=""/>
      <w:lvlJc w:val="left"/>
      <w:pPr>
        <w:ind w:left="720" w:hanging="360"/>
      </w:pPr>
      <w:rPr>
        <w:rFonts w:ascii="Symbol" w:hAnsi="Symbol"/>
      </w:rPr>
    </w:lvl>
    <w:lvl w:ilvl="2" w:tplc="BC2A0C36">
      <w:start w:val="1"/>
      <w:numFmt w:val="bullet"/>
      <w:lvlText w:val=""/>
      <w:lvlJc w:val="left"/>
      <w:pPr>
        <w:ind w:left="720" w:hanging="360"/>
      </w:pPr>
      <w:rPr>
        <w:rFonts w:ascii="Symbol" w:hAnsi="Symbol"/>
      </w:rPr>
    </w:lvl>
    <w:lvl w:ilvl="3" w:tplc="C770B804">
      <w:start w:val="1"/>
      <w:numFmt w:val="bullet"/>
      <w:lvlText w:val=""/>
      <w:lvlJc w:val="left"/>
      <w:pPr>
        <w:ind w:left="720" w:hanging="360"/>
      </w:pPr>
      <w:rPr>
        <w:rFonts w:ascii="Symbol" w:hAnsi="Symbol"/>
      </w:rPr>
    </w:lvl>
    <w:lvl w:ilvl="4" w:tplc="29BEB9D0">
      <w:start w:val="1"/>
      <w:numFmt w:val="bullet"/>
      <w:lvlText w:val=""/>
      <w:lvlJc w:val="left"/>
      <w:pPr>
        <w:ind w:left="720" w:hanging="360"/>
      </w:pPr>
      <w:rPr>
        <w:rFonts w:ascii="Symbol" w:hAnsi="Symbol"/>
      </w:rPr>
    </w:lvl>
    <w:lvl w:ilvl="5" w:tplc="D26C3126">
      <w:start w:val="1"/>
      <w:numFmt w:val="bullet"/>
      <w:lvlText w:val=""/>
      <w:lvlJc w:val="left"/>
      <w:pPr>
        <w:ind w:left="720" w:hanging="360"/>
      </w:pPr>
      <w:rPr>
        <w:rFonts w:ascii="Symbol" w:hAnsi="Symbol"/>
      </w:rPr>
    </w:lvl>
    <w:lvl w:ilvl="6" w:tplc="CC429BAC">
      <w:start w:val="1"/>
      <w:numFmt w:val="bullet"/>
      <w:lvlText w:val=""/>
      <w:lvlJc w:val="left"/>
      <w:pPr>
        <w:ind w:left="720" w:hanging="360"/>
      </w:pPr>
      <w:rPr>
        <w:rFonts w:ascii="Symbol" w:hAnsi="Symbol"/>
      </w:rPr>
    </w:lvl>
    <w:lvl w:ilvl="7" w:tplc="8B0E3EBA">
      <w:start w:val="1"/>
      <w:numFmt w:val="bullet"/>
      <w:lvlText w:val=""/>
      <w:lvlJc w:val="left"/>
      <w:pPr>
        <w:ind w:left="720" w:hanging="360"/>
      </w:pPr>
      <w:rPr>
        <w:rFonts w:ascii="Symbol" w:hAnsi="Symbol"/>
      </w:rPr>
    </w:lvl>
    <w:lvl w:ilvl="8" w:tplc="B62899F0">
      <w:start w:val="1"/>
      <w:numFmt w:val="bullet"/>
      <w:lvlText w:val=""/>
      <w:lvlJc w:val="left"/>
      <w:pPr>
        <w:ind w:left="720" w:hanging="360"/>
      </w:pPr>
      <w:rPr>
        <w:rFonts w:ascii="Symbol" w:hAnsi="Symbol"/>
      </w:rPr>
    </w:lvl>
  </w:abstractNum>
  <w:abstractNum w:abstractNumId="12" w15:restartNumberingAfterBreak="0">
    <w:nsid w:val="30601602"/>
    <w:multiLevelType w:val="hybridMultilevel"/>
    <w:tmpl w:val="20BE6C8C"/>
    <w:lvl w:ilvl="0" w:tplc="B5B090D6">
      <w:start w:val="1"/>
      <w:numFmt w:val="bullet"/>
      <w:lvlText w:val=""/>
      <w:lvlJc w:val="left"/>
      <w:pPr>
        <w:ind w:left="720" w:hanging="360"/>
      </w:pPr>
      <w:rPr>
        <w:rFonts w:ascii="Symbol" w:hAnsi="Symbol"/>
      </w:rPr>
    </w:lvl>
    <w:lvl w:ilvl="1" w:tplc="E6421FCA">
      <w:start w:val="1"/>
      <w:numFmt w:val="bullet"/>
      <w:lvlText w:val=""/>
      <w:lvlJc w:val="left"/>
      <w:pPr>
        <w:ind w:left="720" w:hanging="360"/>
      </w:pPr>
      <w:rPr>
        <w:rFonts w:ascii="Symbol" w:hAnsi="Symbol"/>
      </w:rPr>
    </w:lvl>
    <w:lvl w:ilvl="2" w:tplc="0012EF40">
      <w:start w:val="1"/>
      <w:numFmt w:val="bullet"/>
      <w:lvlText w:val=""/>
      <w:lvlJc w:val="left"/>
      <w:pPr>
        <w:ind w:left="720" w:hanging="360"/>
      </w:pPr>
      <w:rPr>
        <w:rFonts w:ascii="Symbol" w:hAnsi="Symbol"/>
      </w:rPr>
    </w:lvl>
    <w:lvl w:ilvl="3" w:tplc="FEF812EC">
      <w:start w:val="1"/>
      <w:numFmt w:val="bullet"/>
      <w:lvlText w:val=""/>
      <w:lvlJc w:val="left"/>
      <w:pPr>
        <w:ind w:left="720" w:hanging="360"/>
      </w:pPr>
      <w:rPr>
        <w:rFonts w:ascii="Symbol" w:hAnsi="Symbol"/>
      </w:rPr>
    </w:lvl>
    <w:lvl w:ilvl="4" w:tplc="660A2864">
      <w:start w:val="1"/>
      <w:numFmt w:val="bullet"/>
      <w:lvlText w:val=""/>
      <w:lvlJc w:val="left"/>
      <w:pPr>
        <w:ind w:left="720" w:hanging="360"/>
      </w:pPr>
      <w:rPr>
        <w:rFonts w:ascii="Symbol" w:hAnsi="Symbol"/>
      </w:rPr>
    </w:lvl>
    <w:lvl w:ilvl="5" w:tplc="C9C080EC">
      <w:start w:val="1"/>
      <w:numFmt w:val="bullet"/>
      <w:lvlText w:val=""/>
      <w:lvlJc w:val="left"/>
      <w:pPr>
        <w:ind w:left="720" w:hanging="360"/>
      </w:pPr>
      <w:rPr>
        <w:rFonts w:ascii="Symbol" w:hAnsi="Symbol"/>
      </w:rPr>
    </w:lvl>
    <w:lvl w:ilvl="6" w:tplc="77F20150">
      <w:start w:val="1"/>
      <w:numFmt w:val="bullet"/>
      <w:lvlText w:val=""/>
      <w:lvlJc w:val="left"/>
      <w:pPr>
        <w:ind w:left="720" w:hanging="360"/>
      </w:pPr>
      <w:rPr>
        <w:rFonts w:ascii="Symbol" w:hAnsi="Symbol"/>
      </w:rPr>
    </w:lvl>
    <w:lvl w:ilvl="7" w:tplc="DC4CF552">
      <w:start w:val="1"/>
      <w:numFmt w:val="bullet"/>
      <w:lvlText w:val=""/>
      <w:lvlJc w:val="left"/>
      <w:pPr>
        <w:ind w:left="720" w:hanging="360"/>
      </w:pPr>
      <w:rPr>
        <w:rFonts w:ascii="Symbol" w:hAnsi="Symbol"/>
      </w:rPr>
    </w:lvl>
    <w:lvl w:ilvl="8" w:tplc="CFBACA58">
      <w:start w:val="1"/>
      <w:numFmt w:val="bullet"/>
      <w:lvlText w:val=""/>
      <w:lvlJc w:val="left"/>
      <w:pPr>
        <w:ind w:left="720" w:hanging="360"/>
      </w:pPr>
      <w:rPr>
        <w:rFonts w:ascii="Symbol" w:hAnsi="Symbol"/>
      </w:rPr>
    </w:lvl>
  </w:abstractNum>
  <w:abstractNum w:abstractNumId="13" w15:restartNumberingAfterBreak="0">
    <w:nsid w:val="34E74B8C"/>
    <w:multiLevelType w:val="hybridMultilevel"/>
    <w:tmpl w:val="19FE7D9C"/>
    <w:lvl w:ilvl="0" w:tplc="5FD0329A">
      <w:start w:val="1"/>
      <w:numFmt w:val="bullet"/>
      <w:lvlText w:val=""/>
      <w:lvlJc w:val="left"/>
      <w:pPr>
        <w:ind w:left="720" w:hanging="360"/>
      </w:pPr>
      <w:rPr>
        <w:rFonts w:ascii="Symbol" w:hAnsi="Symbol"/>
      </w:rPr>
    </w:lvl>
    <w:lvl w:ilvl="1" w:tplc="83527F9A">
      <w:start w:val="1"/>
      <w:numFmt w:val="bullet"/>
      <w:lvlText w:val=""/>
      <w:lvlJc w:val="left"/>
      <w:pPr>
        <w:ind w:left="720" w:hanging="360"/>
      </w:pPr>
      <w:rPr>
        <w:rFonts w:ascii="Symbol" w:hAnsi="Symbol"/>
      </w:rPr>
    </w:lvl>
    <w:lvl w:ilvl="2" w:tplc="A1B40F4E">
      <w:start w:val="1"/>
      <w:numFmt w:val="bullet"/>
      <w:lvlText w:val=""/>
      <w:lvlJc w:val="left"/>
      <w:pPr>
        <w:ind w:left="720" w:hanging="360"/>
      </w:pPr>
      <w:rPr>
        <w:rFonts w:ascii="Symbol" w:hAnsi="Symbol"/>
      </w:rPr>
    </w:lvl>
    <w:lvl w:ilvl="3" w:tplc="8DB85BEE">
      <w:start w:val="1"/>
      <w:numFmt w:val="bullet"/>
      <w:lvlText w:val=""/>
      <w:lvlJc w:val="left"/>
      <w:pPr>
        <w:ind w:left="720" w:hanging="360"/>
      </w:pPr>
      <w:rPr>
        <w:rFonts w:ascii="Symbol" w:hAnsi="Symbol"/>
      </w:rPr>
    </w:lvl>
    <w:lvl w:ilvl="4" w:tplc="143A5CF6">
      <w:start w:val="1"/>
      <w:numFmt w:val="bullet"/>
      <w:lvlText w:val=""/>
      <w:lvlJc w:val="left"/>
      <w:pPr>
        <w:ind w:left="720" w:hanging="360"/>
      </w:pPr>
      <w:rPr>
        <w:rFonts w:ascii="Symbol" w:hAnsi="Symbol"/>
      </w:rPr>
    </w:lvl>
    <w:lvl w:ilvl="5" w:tplc="9DE83F9A">
      <w:start w:val="1"/>
      <w:numFmt w:val="bullet"/>
      <w:lvlText w:val=""/>
      <w:lvlJc w:val="left"/>
      <w:pPr>
        <w:ind w:left="720" w:hanging="360"/>
      </w:pPr>
      <w:rPr>
        <w:rFonts w:ascii="Symbol" w:hAnsi="Symbol"/>
      </w:rPr>
    </w:lvl>
    <w:lvl w:ilvl="6" w:tplc="55BC97D4">
      <w:start w:val="1"/>
      <w:numFmt w:val="bullet"/>
      <w:lvlText w:val=""/>
      <w:lvlJc w:val="left"/>
      <w:pPr>
        <w:ind w:left="720" w:hanging="360"/>
      </w:pPr>
      <w:rPr>
        <w:rFonts w:ascii="Symbol" w:hAnsi="Symbol"/>
      </w:rPr>
    </w:lvl>
    <w:lvl w:ilvl="7" w:tplc="347851D6">
      <w:start w:val="1"/>
      <w:numFmt w:val="bullet"/>
      <w:lvlText w:val=""/>
      <w:lvlJc w:val="left"/>
      <w:pPr>
        <w:ind w:left="720" w:hanging="360"/>
      </w:pPr>
      <w:rPr>
        <w:rFonts w:ascii="Symbol" w:hAnsi="Symbol"/>
      </w:rPr>
    </w:lvl>
    <w:lvl w:ilvl="8" w:tplc="E7D0C9A6">
      <w:start w:val="1"/>
      <w:numFmt w:val="bullet"/>
      <w:lvlText w:val=""/>
      <w:lvlJc w:val="left"/>
      <w:pPr>
        <w:ind w:left="720" w:hanging="360"/>
      </w:pPr>
      <w:rPr>
        <w:rFonts w:ascii="Symbol" w:hAnsi="Symbol"/>
      </w:rPr>
    </w:lvl>
  </w:abstractNum>
  <w:abstractNum w:abstractNumId="14" w15:restartNumberingAfterBreak="0">
    <w:nsid w:val="350947A4"/>
    <w:multiLevelType w:val="hybridMultilevel"/>
    <w:tmpl w:val="4FC6E0DE"/>
    <w:lvl w:ilvl="0" w:tplc="3488A074">
      <w:start w:val="1"/>
      <w:numFmt w:val="bullet"/>
      <w:lvlText w:val=""/>
      <w:lvlJc w:val="left"/>
      <w:pPr>
        <w:ind w:left="720" w:hanging="360"/>
      </w:pPr>
      <w:rPr>
        <w:rFonts w:ascii="Symbol" w:hAnsi="Symbol"/>
      </w:rPr>
    </w:lvl>
    <w:lvl w:ilvl="1" w:tplc="FCCE1ACE">
      <w:start w:val="1"/>
      <w:numFmt w:val="bullet"/>
      <w:lvlText w:val=""/>
      <w:lvlJc w:val="left"/>
      <w:pPr>
        <w:ind w:left="720" w:hanging="360"/>
      </w:pPr>
      <w:rPr>
        <w:rFonts w:ascii="Symbol" w:hAnsi="Symbol"/>
      </w:rPr>
    </w:lvl>
    <w:lvl w:ilvl="2" w:tplc="CCDA82BC">
      <w:start w:val="1"/>
      <w:numFmt w:val="bullet"/>
      <w:lvlText w:val=""/>
      <w:lvlJc w:val="left"/>
      <w:pPr>
        <w:ind w:left="720" w:hanging="360"/>
      </w:pPr>
      <w:rPr>
        <w:rFonts w:ascii="Symbol" w:hAnsi="Symbol"/>
      </w:rPr>
    </w:lvl>
    <w:lvl w:ilvl="3" w:tplc="D07CACEE">
      <w:start w:val="1"/>
      <w:numFmt w:val="bullet"/>
      <w:lvlText w:val=""/>
      <w:lvlJc w:val="left"/>
      <w:pPr>
        <w:ind w:left="720" w:hanging="360"/>
      </w:pPr>
      <w:rPr>
        <w:rFonts w:ascii="Symbol" w:hAnsi="Symbol"/>
      </w:rPr>
    </w:lvl>
    <w:lvl w:ilvl="4" w:tplc="C13C9DEE">
      <w:start w:val="1"/>
      <w:numFmt w:val="bullet"/>
      <w:lvlText w:val=""/>
      <w:lvlJc w:val="left"/>
      <w:pPr>
        <w:ind w:left="720" w:hanging="360"/>
      </w:pPr>
      <w:rPr>
        <w:rFonts w:ascii="Symbol" w:hAnsi="Symbol"/>
      </w:rPr>
    </w:lvl>
    <w:lvl w:ilvl="5" w:tplc="45F4F240">
      <w:start w:val="1"/>
      <w:numFmt w:val="bullet"/>
      <w:lvlText w:val=""/>
      <w:lvlJc w:val="left"/>
      <w:pPr>
        <w:ind w:left="720" w:hanging="360"/>
      </w:pPr>
      <w:rPr>
        <w:rFonts w:ascii="Symbol" w:hAnsi="Symbol"/>
      </w:rPr>
    </w:lvl>
    <w:lvl w:ilvl="6" w:tplc="359E3EFE">
      <w:start w:val="1"/>
      <w:numFmt w:val="bullet"/>
      <w:lvlText w:val=""/>
      <w:lvlJc w:val="left"/>
      <w:pPr>
        <w:ind w:left="720" w:hanging="360"/>
      </w:pPr>
      <w:rPr>
        <w:rFonts w:ascii="Symbol" w:hAnsi="Symbol"/>
      </w:rPr>
    </w:lvl>
    <w:lvl w:ilvl="7" w:tplc="F1421502">
      <w:start w:val="1"/>
      <w:numFmt w:val="bullet"/>
      <w:lvlText w:val=""/>
      <w:lvlJc w:val="left"/>
      <w:pPr>
        <w:ind w:left="720" w:hanging="360"/>
      </w:pPr>
      <w:rPr>
        <w:rFonts w:ascii="Symbol" w:hAnsi="Symbol"/>
      </w:rPr>
    </w:lvl>
    <w:lvl w:ilvl="8" w:tplc="6458018C">
      <w:start w:val="1"/>
      <w:numFmt w:val="bullet"/>
      <w:lvlText w:val=""/>
      <w:lvlJc w:val="left"/>
      <w:pPr>
        <w:ind w:left="720" w:hanging="360"/>
      </w:pPr>
      <w:rPr>
        <w:rFonts w:ascii="Symbol" w:hAnsi="Symbol"/>
      </w:rPr>
    </w:lvl>
  </w:abstractNum>
  <w:abstractNum w:abstractNumId="15" w15:restartNumberingAfterBreak="0">
    <w:nsid w:val="3A8E1255"/>
    <w:multiLevelType w:val="hybridMultilevel"/>
    <w:tmpl w:val="E8408224"/>
    <w:lvl w:ilvl="0" w:tplc="BD562438">
      <w:start w:val="1"/>
      <w:numFmt w:val="lowerLetter"/>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420A2B4D"/>
    <w:multiLevelType w:val="hybridMultilevel"/>
    <w:tmpl w:val="D9C031A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484C4C04"/>
    <w:multiLevelType w:val="hybridMultilevel"/>
    <w:tmpl w:val="CFE07664"/>
    <w:lvl w:ilvl="0" w:tplc="59A68E3C">
      <w:start w:val="1"/>
      <w:numFmt w:val="bullet"/>
      <w:lvlText w:val=""/>
      <w:lvlJc w:val="left"/>
      <w:pPr>
        <w:ind w:left="720" w:hanging="360"/>
      </w:pPr>
      <w:rPr>
        <w:rFonts w:ascii="Symbol" w:hAnsi="Symbol"/>
      </w:rPr>
    </w:lvl>
    <w:lvl w:ilvl="1" w:tplc="10F4D25E">
      <w:start w:val="1"/>
      <w:numFmt w:val="bullet"/>
      <w:lvlText w:val=""/>
      <w:lvlJc w:val="left"/>
      <w:pPr>
        <w:ind w:left="720" w:hanging="360"/>
      </w:pPr>
      <w:rPr>
        <w:rFonts w:ascii="Symbol" w:hAnsi="Symbol"/>
      </w:rPr>
    </w:lvl>
    <w:lvl w:ilvl="2" w:tplc="F3C45FB4">
      <w:start w:val="1"/>
      <w:numFmt w:val="bullet"/>
      <w:lvlText w:val=""/>
      <w:lvlJc w:val="left"/>
      <w:pPr>
        <w:ind w:left="720" w:hanging="360"/>
      </w:pPr>
      <w:rPr>
        <w:rFonts w:ascii="Symbol" w:hAnsi="Symbol"/>
      </w:rPr>
    </w:lvl>
    <w:lvl w:ilvl="3" w:tplc="0842488C">
      <w:start w:val="1"/>
      <w:numFmt w:val="bullet"/>
      <w:lvlText w:val=""/>
      <w:lvlJc w:val="left"/>
      <w:pPr>
        <w:ind w:left="720" w:hanging="360"/>
      </w:pPr>
      <w:rPr>
        <w:rFonts w:ascii="Symbol" w:hAnsi="Symbol"/>
      </w:rPr>
    </w:lvl>
    <w:lvl w:ilvl="4" w:tplc="700E24D2">
      <w:start w:val="1"/>
      <w:numFmt w:val="bullet"/>
      <w:lvlText w:val=""/>
      <w:lvlJc w:val="left"/>
      <w:pPr>
        <w:ind w:left="720" w:hanging="360"/>
      </w:pPr>
      <w:rPr>
        <w:rFonts w:ascii="Symbol" w:hAnsi="Symbol"/>
      </w:rPr>
    </w:lvl>
    <w:lvl w:ilvl="5" w:tplc="F9EEE4F0">
      <w:start w:val="1"/>
      <w:numFmt w:val="bullet"/>
      <w:lvlText w:val=""/>
      <w:lvlJc w:val="left"/>
      <w:pPr>
        <w:ind w:left="720" w:hanging="360"/>
      </w:pPr>
      <w:rPr>
        <w:rFonts w:ascii="Symbol" w:hAnsi="Symbol"/>
      </w:rPr>
    </w:lvl>
    <w:lvl w:ilvl="6" w:tplc="50D44350">
      <w:start w:val="1"/>
      <w:numFmt w:val="bullet"/>
      <w:lvlText w:val=""/>
      <w:lvlJc w:val="left"/>
      <w:pPr>
        <w:ind w:left="720" w:hanging="360"/>
      </w:pPr>
      <w:rPr>
        <w:rFonts w:ascii="Symbol" w:hAnsi="Symbol"/>
      </w:rPr>
    </w:lvl>
    <w:lvl w:ilvl="7" w:tplc="AFCCDC3C">
      <w:start w:val="1"/>
      <w:numFmt w:val="bullet"/>
      <w:lvlText w:val=""/>
      <w:lvlJc w:val="left"/>
      <w:pPr>
        <w:ind w:left="720" w:hanging="360"/>
      </w:pPr>
      <w:rPr>
        <w:rFonts w:ascii="Symbol" w:hAnsi="Symbol"/>
      </w:rPr>
    </w:lvl>
    <w:lvl w:ilvl="8" w:tplc="7D2CA678">
      <w:start w:val="1"/>
      <w:numFmt w:val="bullet"/>
      <w:lvlText w:val=""/>
      <w:lvlJc w:val="left"/>
      <w:pPr>
        <w:ind w:left="720" w:hanging="360"/>
      </w:pPr>
      <w:rPr>
        <w:rFonts w:ascii="Symbol" w:hAnsi="Symbol"/>
      </w:rPr>
    </w:lvl>
  </w:abstractNum>
  <w:abstractNum w:abstractNumId="18" w15:restartNumberingAfterBreak="0">
    <w:nsid w:val="51416227"/>
    <w:multiLevelType w:val="hybridMultilevel"/>
    <w:tmpl w:val="8DC0A4DA"/>
    <w:lvl w:ilvl="0" w:tplc="A758839C">
      <w:start w:val="1"/>
      <w:numFmt w:val="bullet"/>
      <w:lvlText w:val=""/>
      <w:lvlJc w:val="left"/>
      <w:pPr>
        <w:ind w:left="720" w:hanging="360"/>
      </w:pPr>
      <w:rPr>
        <w:rFonts w:ascii="Symbol" w:hAnsi="Symbol"/>
      </w:rPr>
    </w:lvl>
    <w:lvl w:ilvl="1" w:tplc="92486336">
      <w:start w:val="1"/>
      <w:numFmt w:val="bullet"/>
      <w:lvlText w:val=""/>
      <w:lvlJc w:val="left"/>
      <w:pPr>
        <w:ind w:left="720" w:hanging="360"/>
      </w:pPr>
      <w:rPr>
        <w:rFonts w:ascii="Symbol" w:hAnsi="Symbol"/>
      </w:rPr>
    </w:lvl>
    <w:lvl w:ilvl="2" w:tplc="65DC3050">
      <w:start w:val="1"/>
      <w:numFmt w:val="bullet"/>
      <w:lvlText w:val=""/>
      <w:lvlJc w:val="left"/>
      <w:pPr>
        <w:ind w:left="720" w:hanging="360"/>
      </w:pPr>
      <w:rPr>
        <w:rFonts w:ascii="Symbol" w:hAnsi="Symbol"/>
      </w:rPr>
    </w:lvl>
    <w:lvl w:ilvl="3" w:tplc="D21C34BA">
      <w:start w:val="1"/>
      <w:numFmt w:val="bullet"/>
      <w:lvlText w:val=""/>
      <w:lvlJc w:val="left"/>
      <w:pPr>
        <w:ind w:left="720" w:hanging="360"/>
      </w:pPr>
      <w:rPr>
        <w:rFonts w:ascii="Symbol" w:hAnsi="Symbol"/>
      </w:rPr>
    </w:lvl>
    <w:lvl w:ilvl="4" w:tplc="1A12AE32">
      <w:start w:val="1"/>
      <w:numFmt w:val="bullet"/>
      <w:lvlText w:val=""/>
      <w:lvlJc w:val="left"/>
      <w:pPr>
        <w:ind w:left="720" w:hanging="360"/>
      </w:pPr>
      <w:rPr>
        <w:rFonts w:ascii="Symbol" w:hAnsi="Symbol"/>
      </w:rPr>
    </w:lvl>
    <w:lvl w:ilvl="5" w:tplc="3954C9AC">
      <w:start w:val="1"/>
      <w:numFmt w:val="bullet"/>
      <w:lvlText w:val=""/>
      <w:lvlJc w:val="left"/>
      <w:pPr>
        <w:ind w:left="720" w:hanging="360"/>
      </w:pPr>
      <w:rPr>
        <w:rFonts w:ascii="Symbol" w:hAnsi="Symbol"/>
      </w:rPr>
    </w:lvl>
    <w:lvl w:ilvl="6" w:tplc="81A406C2">
      <w:start w:val="1"/>
      <w:numFmt w:val="bullet"/>
      <w:lvlText w:val=""/>
      <w:lvlJc w:val="left"/>
      <w:pPr>
        <w:ind w:left="720" w:hanging="360"/>
      </w:pPr>
      <w:rPr>
        <w:rFonts w:ascii="Symbol" w:hAnsi="Symbol"/>
      </w:rPr>
    </w:lvl>
    <w:lvl w:ilvl="7" w:tplc="83060CD8">
      <w:start w:val="1"/>
      <w:numFmt w:val="bullet"/>
      <w:lvlText w:val=""/>
      <w:lvlJc w:val="left"/>
      <w:pPr>
        <w:ind w:left="720" w:hanging="360"/>
      </w:pPr>
      <w:rPr>
        <w:rFonts w:ascii="Symbol" w:hAnsi="Symbol"/>
      </w:rPr>
    </w:lvl>
    <w:lvl w:ilvl="8" w:tplc="0A78DAF8">
      <w:start w:val="1"/>
      <w:numFmt w:val="bullet"/>
      <w:lvlText w:val=""/>
      <w:lvlJc w:val="left"/>
      <w:pPr>
        <w:ind w:left="720" w:hanging="360"/>
      </w:pPr>
      <w:rPr>
        <w:rFonts w:ascii="Symbol" w:hAnsi="Symbol"/>
      </w:rPr>
    </w:lvl>
  </w:abstractNum>
  <w:abstractNum w:abstractNumId="19" w15:restartNumberingAfterBreak="0">
    <w:nsid w:val="5A053932"/>
    <w:multiLevelType w:val="hybridMultilevel"/>
    <w:tmpl w:val="B26438AE"/>
    <w:lvl w:ilvl="0" w:tplc="17300A3A">
      <w:start w:val="1"/>
      <w:numFmt w:val="lowerLetter"/>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5DDA4B56"/>
    <w:multiLevelType w:val="hybridMultilevel"/>
    <w:tmpl w:val="DEF87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515CD1"/>
    <w:multiLevelType w:val="hybridMultilevel"/>
    <w:tmpl w:val="B0BE059E"/>
    <w:lvl w:ilvl="0" w:tplc="2000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D356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AF2438"/>
    <w:multiLevelType w:val="hybridMultilevel"/>
    <w:tmpl w:val="65E8CDB8"/>
    <w:lvl w:ilvl="0" w:tplc="AD484868">
      <w:start w:val="1"/>
      <w:numFmt w:val="bullet"/>
      <w:lvlText w:val=""/>
      <w:lvlJc w:val="left"/>
      <w:pPr>
        <w:ind w:left="720" w:hanging="360"/>
      </w:pPr>
      <w:rPr>
        <w:rFonts w:ascii="Symbol" w:hAnsi="Symbol"/>
      </w:rPr>
    </w:lvl>
    <w:lvl w:ilvl="1" w:tplc="09F8AF36">
      <w:start w:val="1"/>
      <w:numFmt w:val="bullet"/>
      <w:lvlText w:val=""/>
      <w:lvlJc w:val="left"/>
      <w:pPr>
        <w:ind w:left="720" w:hanging="360"/>
      </w:pPr>
      <w:rPr>
        <w:rFonts w:ascii="Symbol" w:hAnsi="Symbol"/>
      </w:rPr>
    </w:lvl>
    <w:lvl w:ilvl="2" w:tplc="4A1A4B80">
      <w:start w:val="1"/>
      <w:numFmt w:val="bullet"/>
      <w:lvlText w:val=""/>
      <w:lvlJc w:val="left"/>
      <w:pPr>
        <w:ind w:left="720" w:hanging="360"/>
      </w:pPr>
      <w:rPr>
        <w:rFonts w:ascii="Symbol" w:hAnsi="Symbol"/>
      </w:rPr>
    </w:lvl>
    <w:lvl w:ilvl="3" w:tplc="F2E005BA">
      <w:start w:val="1"/>
      <w:numFmt w:val="bullet"/>
      <w:lvlText w:val=""/>
      <w:lvlJc w:val="left"/>
      <w:pPr>
        <w:ind w:left="720" w:hanging="360"/>
      </w:pPr>
      <w:rPr>
        <w:rFonts w:ascii="Symbol" w:hAnsi="Symbol"/>
      </w:rPr>
    </w:lvl>
    <w:lvl w:ilvl="4" w:tplc="2D1AB938">
      <w:start w:val="1"/>
      <w:numFmt w:val="bullet"/>
      <w:lvlText w:val=""/>
      <w:lvlJc w:val="left"/>
      <w:pPr>
        <w:ind w:left="720" w:hanging="360"/>
      </w:pPr>
      <w:rPr>
        <w:rFonts w:ascii="Symbol" w:hAnsi="Symbol"/>
      </w:rPr>
    </w:lvl>
    <w:lvl w:ilvl="5" w:tplc="536A5B3C">
      <w:start w:val="1"/>
      <w:numFmt w:val="bullet"/>
      <w:lvlText w:val=""/>
      <w:lvlJc w:val="left"/>
      <w:pPr>
        <w:ind w:left="720" w:hanging="360"/>
      </w:pPr>
      <w:rPr>
        <w:rFonts w:ascii="Symbol" w:hAnsi="Symbol"/>
      </w:rPr>
    </w:lvl>
    <w:lvl w:ilvl="6" w:tplc="AABA307C">
      <w:start w:val="1"/>
      <w:numFmt w:val="bullet"/>
      <w:lvlText w:val=""/>
      <w:lvlJc w:val="left"/>
      <w:pPr>
        <w:ind w:left="720" w:hanging="360"/>
      </w:pPr>
      <w:rPr>
        <w:rFonts w:ascii="Symbol" w:hAnsi="Symbol"/>
      </w:rPr>
    </w:lvl>
    <w:lvl w:ilvl="7" w:tplc="759EAC0E">
      <w:start w:val="1"/>
      <w:numFmt w:val="bullet"/>
      <w:lvlText w:val=""/>
      <w:lvlJc w:val="left"/>
      <w:pPr>
        <w:ind w:left="720" w:hanging="360"/>
      </w:pPr>
      <w:rPr>
        <w:rFonts w:ascii="Symbol" w:hAnsi="Symbol"/>
      </w:rPr>
    </w:lvl>
    <w:lvl w:ilvl="8" w:tplc="1A2455B8">
      <w:start w:val="1"/>
      <w:numFmt w:val="bullet"/>
      <w:lvlText w:val=""/>
      <w:lvlJc w:val="left"/>
      <w:pPr>
        <w:ind w:left="720" w:hanging="360"/>
      </w:pPr>
      <w:rPr>
        <w:rFonts w:ascii="Symbol" w:hAnsi="Symbol"/>
      </w:rPr>
    </w:lvl>
  </w:abstractNum>
  <w:abstractNum w:abstractNumId="24" w15:restartNumberingAfterBreak="0">
    <w:nsid w:val="6EB900DF"/>
    <w:multiLevelType w:val="hybridMultilevel"/>
    <w:tmpl w:val="C312FF9E"/>
    <w:lvl w:ilvl="0" w:tplc="8C4E0B6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130741"/>
    <w:multiLevelType w:val="hybridMultilevel"/>
    <w:tmpl w:val="204A132C"/>
    <w:lvl w:ilvl="0" w:tplc="CD2CCFB2">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3A13FC8"/>
    <w:multiLevelType w:val="hybridMultilevel"/>
    <w:tmpl w:val="3F806C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961689757">
    <w:abstractNumId w:val="8"/>
  </w:num>
  <w:num w:numId="2" w16cid:durableId="1485387281">
    <w:abstractNumId w:val="15"/>
  </w:num>
  <w:num w:numId="3" w16cid:durableId="166211910">
    <w:abstractNumId w:val="6"/>
  </w:num>
  <w:num w:numId="4" w16cid:durableId="768818199">
    <w:abstractNumId w:val="19"/>
  </w:num>
  <w:num w:numId="5" w16cid:durableId="1306619068">
    <w:abstractNumId w:val="9"/>
  </w:num>
  <w:num w:numId="6" w16cid:durableId="1876187846">
    <w:abstractNumId w:val="24"/>
  </w:num>
  <w:num w:numId="7" w16cid:durableId="1135835218">
    <w:abstractNumId w:val="13"/>
  </w:num>
  <w:num w:numId="8" w16cid:durableId="127630056">
    <w:abstractNumId w:val="12"/>
  </w:num>
  <w:num w:numId="9" w16cid:durableId="221017734">
    <w:abstractNumId w:val="18"/>
  </w:num>
  <w:num w:numId="10" w16cid:durableId="1503351151">
    <w:abstractNumId w:val="14"/>
  </w:num>
  <w:num w:numId="11" w16cid:durableId="48656455">
    <w:abstractNumId w:val="23"/>
  </w:num>
  <w:num w:numId="12" w16cid:durableId="1601524644">
    <w:abstractNumId w:val="17"/>
  </w:num>
  <w:num w:numId="13" w16cid:durableId="51660412">
    <w:abstractNumId w:val="11"/>
  </w:num>
  <w:num w:numId="14" w16cid:durableId="252279363">
    <w:abstractNumId w:val="1"/>
  </w:num>
  <w:num w:numId="15" w16cid:durableId="2037270160">
    <w:abstractNumId w:val="0"/>
  </w:num>
  <w:num w:numId="16" w16cid:durableId="1311785256">
    <w:abstractNumId w:val="20"/>
  </w:num>
  <w:num w:numId="17" w16cid:durableId="1883983702">
    <w:abstractNumId w:val="4"/>
  </w:num>
  <w:num w:numId="18" w16cid:durableId="1671182013">
    <w:abstractNumId w:val="10"/>
  </w:num>
  <w:num w:numId="19" w16cid:durableId="522789599">
    <w:abstractNumId w:val="16"/>
  </w:num>
  <w:num w:numId="20" w16cid:durableId="2059357875">
    <w:abstractNumId w:val="3"/>
  </w:num>
  <w:num w:numId="21" w16cid:durableId="2015767379">
    <w:abstractNumId w:val="26"/>
  </w:num>
  <w:num w:numId="22" w16cid:durableId="1752853983">
    <w:abstractNumId w:val="25"/>
  </w:num>
  <w:num w:numId="23" w16cid:durableId="1300650070">
    <w:abstractNumId w:val="7"/>
  </w:num>
  <w:num w:numId="24" w16cid:durableId="1471167203">
    <w:abstractNumId w:val="22"/>
  </w:num>
  <w:num w:numId="25" w16cid:durableId="1238519469">
    <w:abstractNumId w:val="2"/>
  </w:num>
  <w:num w:numId="26" w16cid:durableId="178588247">
    <w:abstractNumId w:val="21"/>
  </w:num>
  <w:num w:numId="27" w16cid:durableId="202770749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ham Mott">
    <w15:presenceInfo w15:providerId="AD" w15:userId="S::graham.mott@un.org::f4a9c5ac-1345-478a-a53d-657b34df5891"/>
  </w15:person>
  <w15:person w15:author="Saidali Abdoulkarim">
    <w15:presenceInfo w15:providerId="AD" w15:userId="S::saidali.abdoulkarim@un.org::2c1cdf79-9e86-42ff-b5d3-977dbb462cbd"/>
  </w15:person>
  <w15:person w15:author="Sofia Dominguez">
    <w15:presenceInfo w15:providerId="AD" w15:userId="S::sofia.dominguezdelgado@un.org::4b76b96d-cffb-4800-b7ee-0f9a1623ed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oNotTrackFormatting/>
  <w:defaultTabStop w:val="720"/>
  <w:hyphenationZone w:val="425"/>
  <w:characterSpacingControl w:val="doNotCompres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wNzM2MTI2MzY0NTRR0lEKTi0uzszPAykwtqwFAGRJAREtAAAA"/>
  </w:docVars>
  <w:rsids>
    <w:rsidRoot w:val="00B34D2F"/>
    <w:rsid w:val="0000006F"/>
    <w:rsid w:val="000007B8"/>
    <w:rsid w:val="000009EF"/>
    <w:rsid w:val="00000D9B"/>
    <w:rsid w:val="00001082"/>
    <w:rsid w:val="00001510"/>
    <w:rsid w:val="00001546"/>
    <w:rsid w:val="0000169F"/>
    <w:rsid w:val="00001EA5"/>
    <w:rsid w:val="000022A2"/>
    <w:rsid w:val="00002748"/>
    <w:rsid w:val="00002D40"/>
    <w:rsid w:val="00003025"/>
    <w:rsid w:val="0000337F"/>
    <w:rsid w:val="00003B73"/>
    <w:rsid w:val="00004555"/>
    <w:rsid w:val="0000663E"/>
    <w:rsid w:val="0000664F"/>
    <w:rsid w:val="00006819"/>
    <w:rsid w:val="00006862"/>
    <w:rsid w:val="00006BDA"/>
    <w:rsid w:val="00007E5A"/>
    <w:rsid w:val="00010CBD"/>
    <w:rsid w:val="000112C0"/>
    <w:rsid w:val="00011371"/>
    <w:rsid w:val="00012B4C"/>
    <w:rsid w:val="0001300C"/>
    <w:rsid w:val="00013BF5"/>
    <w:rsid w:val="00014158"/>
    <w:rsid w:val="0001454E"/>
    <w:rsid w:val="0001516D"/>
    <w:rsid w:val="000157A4"/>
    <w:rsid w:val="00015BF2"/>
    <w:rsid w:val="0001772D"/>
    <w:rsid w:val="00020EF7"/>
    <w:rsid w:val="000227BC"/>
    <w:rsid w:val="00022DEC"/>
    <w:rsid w:val="00023149"/>
    <w:rsid w:val="00024184"/>
    <w:rsid w:val="00024816"/>
    <w:rsid w:val="000249F0"/>
    <w:rsid w:val="00025053"/>
    <w:rsid w:val="0002559E"/>
    <w:rsid w:val="000262E9"/>
    <w:rsid w:val="00026327"/>
    <w:rsid w:val="000267EE"/>
    <w:rsid w:val="000268AF"/>
    <w:rsid w:val="00026DA3"/>
    <w:rsid w:val="00026E1D"/>
    <w:rsid w:val="00027EBE"/>
    <w:rsid w:val="000300F0"/>
    <w:rsid w:val="000304FF"/>
    <w:rsid w:val="00030640"/>
    <w:rsid w:val="0003074C"/>
    <w:rsid w:val="00030DAD"/>
    <w:rsid w:val="00031716"/>
    <w:rsid w:val="00034D03"/>
    <w:rsid w:val="000353F2"/>
    <w:rsid w:val="0003637E"/>
    <w:rsid w:val="00036401"/>
    <w:rsid w:val="00036C37"/>
    <w:rsid w:val="00036F0D"/>
    <w:rsid w:val="000377A4"/>
    <w:rsid w:val="00037D9B"/>
    <w:rsid w:val="00040142"/>
    <w:rsid w:val="00040258"/>
    <w:rsid w:val="00040F2B"/>
    <w:rsid w:val="00041235"/>
    <w:rsid w:val="00041369"/>
    <w:rsid w:val="00041908"/>
    <w:rsid w:val="00041A12"/>
    <w:rsid w:val="00042098"/>
    <w:rsid w:val="00042E0A"/>
    <w:rsid w:val="000438AB"/>
    <w:rsid w:val="00043A72"/>
    <w:rsid w:val="00043BDB"/>
    <w:rsid w:val="00043CE2"/>
    <w:rsid w:val="00043F3F"/>
    <w:rsid w:val="000441B5"/>
    <w:rsid w:val="00044258"/>
    <w:rsid w:val="0004538D"/>
    <w:rsid w:val="000461B6"/>
    <w:rsid w:val="00047A7F"/>
    <w:rsid w:val="00050129"/>
    <w:rsid w:val="000519FC"/>
    <w:rsid w:val="00052310"/>
    <w:rsid w:val="00053134"/>
    <w:rsid w:val="00053E88"/>
    <w:rsid w:val="00053F47"/>
    <w:rsid w:val="0005411F"/>
    <w:rsid w:val="00055047"/>
    <w:rsid w:val="000554D0"/>
    <w:rsid w:val="0005605E"/>
    <w:rsid w:val="000564D1"/>
    <w:rsid w:val="00060419"/>
    <w:rsid w:val="00060DED"/>
    <w:rsid w:val="000611FF"/>
    <w:rsid w:val="00061CCF"/>
    <w:rsid w:val="00062289"/>
    <w:rsid w:val="000625C7"/>
    <w:rsid w:val="0006345C"/>
    <w:rsid w:val="00064F64"/>
    <w:rsid w:val="000652D9"/>
    <w:rsid w:val="00065E1B"/>
    <w:rsid w:val="000667F1"/>
    <w:rsid w:val="0006689E"/>
    <w:rsid w:val="000674A8"/>
    <w:rsid w:val="000677A6"/>
    <w:rsid w:val="00067E56"/>
    <w:rsid w:val="00070AB9"/>
    <w:rsid w:val="00070BE0"/>
    <w:rsid w:val="000728F1"/>
    <w:rsid w:val="00072B22"/>
    <w:rsid w:val="00072E31"/>
    <w:rsid w:val="00073557"/>
    <w:rsid w:val="000737DF"/>
    <w:rsid w:val="00073811"/>
    <w:rsid w:val="00073AA2"/>
    <w:rsid w:val="0007419C"/>
    <w:rsid w:val="00075C03"/>
    <w:rsid w:val="00075D2F"/>
    <w:rsid w:val="00075FA0"/>
    <w:rsid w:val="00076590"/>
    <w:rsid w:val="00076A4F"/>
    <w:rsid w:val="00077267"/>
    <w:rsid w:val="0007767A"/>
    <w:rsid w:val="000777B9"/>
    <w:rsid w:val="0007790E"/>
    <w:rsid w:val="000807D6"/>
    <w:rsid w:val="00080F87"/>
    <w:rsid w:val="00081112"/>
    <w:rsid w:val="00081364"/>
    <w:rsid w:val="000815B0"/>
    <w:rsid w:val="00081A21"/>
    <w:rsid w:val="00081B48"/>
    <w:rsid w:val="00081DA0"/>
    <w:rsid w:val="00082B3E"/>
    <w:rsid w:val="000836F4"/>
    <w:rsid w:val="00083BE3"/>
    <w:rsid w:val="0008539E"/>
    <w:rsid w:val="00085A13"/>
    <w:rsid w:val="00085A48"/>
    <w:rsid w:val="00086405"/>
    <w:rsid w:val="00086E0C"/>
    <w:rsid w:val="000876BE"/>
    <w:rsid w:val="00087B4E"/>
    <w:rsid w:val="00087C86"/>
    <w:rsid w:val="00087EF3"/>
    <w:rsid w:val="0009013F"/>
    <w:rsid w:val="0009089D"/>
    <w:rsid w:val="000911DC"/>
    <w:rsid w:val="0009126A"/>
    <w:rsid w:val="00091B06"/>
    <w:rsid w:val="000931A6"/>
    <w:rsid w:val="000939F3"/>
    <w:rsid w:val="00093C26"/>
    <w:rsid w:val="00093E5B"/>
    <w:rsid w:val="000947A7"/>
    <w:rsid w:val="000947D0"/>
    <w:rsid w:val="00095540"/>
    <w:rsid w:val="00095BB9"/>
    <w:rsid w:val="000969C5"/>
    <w:rsid w:val="000970A5"/>
    <w:rsid w:val="00097D10"/>
    <w:rsid w:val="000A010C"/>
    <w:rsid w:val="000A0233"/>
    <w:rsid w:val="000A0C2D"/>
    <w:rsid w:val="000A1C9F"/>
    <w:rsid w:val="000A2206"/>
    <w:rsid w:val="000A2356"/>
    <w:rsid w:val="000A29D3"/>
    <w:rsid w:val="000A3351"/>
    <w:rsid w:val="000A405F"/>
    <w:rsid w:val="000A58DE"/>
    <w:rsid w:val="000A72B5"/>
    <w:rsid w:val="000A7421"/>
    <w:rsid w:val="000A7F5F"/>
    <w:rsid w:val="000A7FF2"/>
    <w:rsid w:val="000B091C"/>
    <w:rsid w:val="000B0963"/>
    <w:rsid w:val="000B0CDC"/>
    <w:rsid w:val="000B0D77"/>
    <w:rsid w:val="000B0F35"/>
    <w:rsid w:val="000B1813"/>
    <w:rsid w:val="000B1BB2"/>
    <w:rsid w:val="000B27EF"/>
    <w:rsid w:val="000B28CA"/>
    <w:rsid w:val="000B3570"/>
    <w:rsid w:val="000B3F73"/>
    <w:rsid w:val="000B549D"/>
    <w:rsid w:val="000B559E"/>
    <w:rsid w:val="000B576F"/>
    <w:rsid w:val="000B630C"/>
    <w:rsid w:val="000B68F4"/>
    <w:rsid w:val="000B77F0"/>
    <w:rsid w:val="000B7F73"/>
    <w:rsid w:val="000C05A4"/>
    <w:rsid w:val="000C11BA"/>
    <w:rsid w:val="000C1E61"/>
    <w:rsid w:val="000C3144"/>
    <w:rsid w:val="000C386A"/>
    <w:rsid w:val="000C45E1"/>
    <w:rsid w:val="000C521E"/>
    <w:rsid w:val="000C5458"/>
    <w:rsid w:val="000C58B4"/>
    <w:rsid w:val="000C6257"/>
    <w:rsid w:val="000C6310"/>
    <w:rsid w:val="000C6967"/>
    <w:rsid w:val="000C6BCF"/>
    <w:rsid w:val="000C6C7B"/>
    <w:rsid w:val="000C7702"/>
    <w:rsid w:val="000C7D5A"/>
    <w:rsid w:val="000D08B0"/>
    <w:rsid w:val="000D0996"/>
    <w:rsid w:val="000D0F5E"/>
    <w:rsid w:val="000D11F5"/>
    <w:rsid w:val="000D16C7"/>
    <w:rsid w:val="000D184C"/>
    <w:rsid w:val="000D19F1"/>
    <w:rsid w:val="000D1F5E"/>
    <w:rsid w:val="000D4B36"/>
    <w:rsid w:val="000D543F"/>
    <w:rsid w:val="000D5C94"/>
    <w:rsid w:val="000D5F68"/>
    <w:rsid w:val="000D6210"/>
    <w:rsid w:val="000D62CF"/>
    <w:rsid w:val="000D6B69"/>
    <w:rsid w:val="000D789B"/>
    <w:rsid w:val="000E006F"/>
    <w:rsid w:val="000E11EB"/>
    <w:rsid w:val="000E18E8"/>
    <w:rsid w:val="000E1C32"/>
    <w:rsid w:val="000E1E9C"/>
    <w:rsid w:val="000E2230"/>
    <w:rsid w:val="000E260A"/>
    <w:rsid w:val="000E32FF"/>
    <w:rsid w:val="000E3510"/>
    <w:rsid w:val="000E3547"/>
    <w:rsid w:val="000E376D"/>
    <w:rsid w:val="000E3B35"/>
    <w:rsid w:val="000E3F93"/>
    <w:rsid w:val="000E4077"/>
    <w:rsid w:val="000E42AD"/>
    <w:rsid w:val="000E4B61"/>
    <w:rsid w:val="000E519C"/>
    <w:rsid w:val="000E5EA5"/>
    <w:rsid w:val="000E62D4"/>
    <w:rsid w:val="000E6823"/>
    <w:rsid w:val="000E68DB"/>
    <w:rsid w:val="000E796F"/>
    <w:rsid w:val="000E7E42"/>
    <w:rsid w:val="000F004E"/>
    <w:rsid w:val="000F137F"/>
    <w:rsid w:val="000F1534"/>
    <w:rsid w:val="000F1690"/>
    <w:rsid w:val="000F1A70"/>
    <w:rsid w:val="000F1DF5"/>
    <w:rsid w:val="000F2016"/>
    <w:rsid w:val="000F26B0"/>
    <w:rsid w:val="000F2C1E"/>
    <w:rsid w:val="000F2C75"/>
    <w:rsid w:val="000F3CB4"/>
    <w:rsid w:val="000F48E6"/>
    <w:rsid w:val="000F4B1C"/>
    <w:rsid w:val="000F50D1"/>
    <w:rsid w:val="000F5522"/>
    <w:rsid w:val="000F6414"/>
    <w:rsid w:val="000F690E"/>
    <w:rsid w:val="000F70F3"/>
    <w:rsid w:val="000F77D9"/>
    <w:rsid w:val="00100141"/>
    <w:rsid w:val="0010182A"/>
    <w:rsid w:val="00101D2A"/>
    <w:rsid w:val="00102917"/>
    <w:rsid w:val="00102BA8"/>
    <w:rsid w:val="00102D6F"/>
    <w:rsid w:val="00103082"/>
    <w:rsid w:val="001030B2"/>
    <w:rsid w:val="00104EFD"/>
    <w:rsid w:val="00105AB7"/>
    <w:rsid w:val="001061A7"/>
    <w:rsid w:val="00106617"/>
    <w:rsid w:val="00106C0C"/>
    <w:rsid w:val="00107C72"/>
    <w:rsid w:val="00107D84"/>
    <w:rsid w:val="0011089A"/>
    <w:rsid w:val="00110EE2"/>
    <w:rsid w:val="001117AE"/>
    <w:rsid w:val="001117B6"/>
    <w:rsid w:val="00111F48"/>
    <w:rsid w:val="00112313"/>
    <w:rsid w:val="001125EE"/>
    <w:rsid w:val="00112958"/>
    <w:rsid w:val="00113737"/>
    <w:rsid w:val="00113757"/>
    <w:rsid w:val="00113B4A"/>
    <w:rsid w:val="00114365"/>
    <w:rsid w:val="0011452C"/>
    <w:rsid w:val="00114640"/>
    <w:rsid w:val="00114865"/>
    <w:rsid w:val="00115069"/>
    <w:rsid w:val="00115A51"/>
    <w:rsid w:val="00115B2D"/>
    <w:rsid w:val="00115FB1"/>
    <w:rsid w:val="00116588"/>
    <w:rsid w:val="00116D76"/>
    <w:rsid w:val="0011710A"/>
    <w:rsid w:val="001173A0"/>
    <w:rsid w:val="00117668"/>
    <w:rsid w:val="00120907"/>
    <w:rsid w:val="00120E63"/>
    <w:rsid w:val="00120EFF"/>
    <w:rsid w:val="00120FB3"/>
    <w:rsid w:val="0012114D"/>
    <w:rsid w:val="00122647"/>
    <w:rsid w:val="001228DC"/>
    <w:rsid w:val="001231F3"/>
    <w:rsid w:val="00123C4A"/>
    <w:rsid w:val="00123E25"/>
    <w:rsid w:val="00124CED"/>
    <w:rsid w:val="001252E3"/>
    <w:rsid w:val="00125BEE"/>
    <w:rsid w:val="00125CAF"/>
    <w:rsid w:val="0012648C"/>
    <w:rsid w:val="00127000"/>
    <w:rsid w:val="001275AD"/>
    <w:rsid w:val="001279A8"/>
    <w:rsid w:val="00130389"/>
    <w:rsid w:val="0013112A"/>
    <w:rsid w:val="00131AD2"/>
    <w:rsid w:val="00131B38"/>
    <w:rsid w:val="0013273C"/>
    <w:rsid w:val="00132B21"/>
    <w:rsid w:val="001341BA"/>
    <w:rsid w:val="0013470A"/>
    <w:rsid w:val="00135143"/>
    <w:rsid w:val="00135A04"/>
    <w:rsid w:val="00135B8C"/>
    <w:rsid w:val="00135F0C"/>
    <w:rsid w:val="00136774"/>
    <w:rsid w:val="00136DBE"/>
    <w:rsid w:val="00137B15"/>
    <w:rsid w:val="00137E60"/>
    <w:rsid w:val="00137FE1"/>
    <w:rsid w:val="00140BCA"/>
    <w:rsid w:val="0014107F"/>
    <w:rsid w:val="00141085"/>
    <w:rsid w:val="0014124D"/>
    <w:rsid w:val="00141391"/>
    <w:rsid w:val="00141EBC"/>
    <w:rsid w:val="0014258A"/>
    <w:rsid w:val="00142B1D"/>
    <w:rsid w:val="001431AB"/>
    <w:rsid w:val="00143FB0"/>
    <w:rsid w:val="00144729"/>
    <w:rsid w:val="00144E0F"/>
    <w:rsid w:val="00144E3A"/>
    <w:rsid w:val="0014530A"/>
    <w:rsid w:val="0014548C"/>
    <w:rsid w:val="001454F5"/>
    <w:rsid w:val="001458D0"/>
    <w:rsid w:val="00146DC0"/>
    <w:rsid w:val="00146F16"/>
    <w:rsid w:val="00147257"/>
    <w:rsid w:val="00147DD4"/>
    <w:rsid w:val="00147DE6"/>
    <w:rsid w:val="001524E6"/>
    <w:rsid w:val="00152569"/>
    <w:rsid w:val="00152C0B"/>
    <w:rsid w:val="001531B6"/>
    <w:rsid w:val="00153619"/>
    <w:rsid w:val="001538BE"/>
    <w:rsid w:val="00154389"/>
    <w:rsid w:val="001543AE"/>
    <w:rsid w:val="00154A00"/>
    <w:rsid w:val="0015508C"/>
    <w:rsid w:val="001550CA"/>
    <w:rsid w:val="00155565"/>
    <w:rsid w:val="00155B75"/>
    <w:rsid w:val="00155E37"/>
    <w:rsid w:val="00156136"/>
    <w:rsid w:val="001564A1"/>
    <w:rsid w:val="0015689A"/>
    <w:rsid w:val="00156DFA"/>
    <w:rsid w:val="00157A5F"/>
    <w:rsid w:val="00157AE0"/>
    <w:rsid w:val="00157B49"/>
    <w:rsid w:val="001602BE"/>
    <w:rsid w:val="00160616"/>
    <w:rsid w:val="00160EFE"/>
    <w:rsid w:val="00162075"/>
    <w:rsid w:val="00162407"/>
    <w:rsid w:val="001626DE"/>
    <w:rsid w:val="001628F8"/>
    <w:rsid w:val="0016291F"/>
    <w:rsid w:val="00162A73"/>
    <w:rsid w:val="00162F5A"/>
    <w:rsid w:val="0016380B"/>
    <w:rsid w:val="001639AB"/>
    <w:rsid w:val="00164269"/>
    <w:rsid w:val="00165A49"/>
    <w:rsid w:val="001666BC"/>
    <w:rsid w:val="001666DD"/>
    <w:rsid w:val="00166BE3"/>
    <w:rsid w:val="0016709E"/>
    <w:rsid w:val="00170595"/>
    <w:rsid w:val="00170612"/>
    <w:rsid w:val="001707A5"/>
    <w:rsid w:val="001714F0"/>
    <w:rsid w:val="00171DC2"/>
    <w:rsid w:val="00172434"/>
    <w:rsid w:val="00172556"/>
    <w:rsid w:val="00172C77"/>
    <w:rsid w:val="00173B5A"/>
    <w:rsid w:val="0017501F"/>
    <w:rsid w:val="00175AF5"/>
    <w:rsid w:val="00175C50"/>
    <w:rsid w:val="001761F1"/>
    <w:rsid w:val="001767A1"/>
    <w:rsid w:val="001768E2"/>
    <w:rsid w:val="001775F7"/>
    <w:rsid w:val="00177964"/>
    <w:rsid w:val="00177B7E"/>
    <w:rsid w:val="0018029C"/>
    <w:rsid w:val="00180B5C"/>
    <w:rsid w:val="00180BD8"/>
    <w:rsid w:val="00180F8C"/>
    <w:rsid w:val="00181CD4"/>
    <w:rsid w:val="001825C4"/>
    <w:rsid w:val="001826CE"/>
    <w:rsid w:val="001829B6"/>
    <w:rsid w:val="00184C0C"/>
    <w:rsid w:val="001852DF"/>
    <w:rsid w:val="00185633"/>
    <w:rsid w:val="00185A7B"/>
    <w:rsid w:val="00186217"/>
    <w:rsid w:val="00186DCA"/>
    <w:rsid w:val="0019054A"/>
    <w:rsid w:val="00190727"/>
    <w:rsid w:val="00190C5A"/>
    <w:rsid w:val="00190F8A"/>
    <w:rsid w:val="00191E44"/>
    <w:rsid w:val="001923AE"/>
    <w:rsid w:val="001923B1"/>
    <w:rsid w:val="001929AF"/>
    <w:rsid w:val="0019301E"/>
    <w:rsid w:val="00193049"/>
    <w:rsid w:val="001935F3"/>
    <w:rsid w:val="00194030"/>
    <w:rsid w:val="0019406D"/>
    <w:rsid w:val="0019423F"/>
    <w:rsid w:val="001942AD"/>
    <w:rsid w:val="001948FF"/>
    <w:rsid w:val="00194AE2"/>
    <w:rsid w:val="00195BFA"/>
    <w:rsid w:val="001967B8"/>
    <w:rsid w:val="00196CFC"/>
    <w:rsid w:val="0019793A"/>
    <w:rsid w:val="001A1984"/>
    <w:rsid w:val="001A1D3D"/>
    <w:rsid w:val="001A1F26"/>
    <w:rsid w:val="001A2399"/>
    <w:rsid w:val="001A26B1"/>
    <w:rsid w:val="001A290D"/>
    <w:rsid w:val="001A2A02"/>
    <w:rsid w:val="001A2B3E"/>
    <w:rsid w:val="001A3C0F"/>
    <w:rsid w:val="001A4D82"/>
    <w:rsid w:val="001A4EEA"/>
    <w:rsid w:val="001A559C"/>
    <w:rsid w:val="001A59EF"/>
    <w:rsid w:val="001A6E59"/>
    <w:rsid w:val="001A70F3"/>
    <w:rsid w:val="001B046B"/>
    <w:rsid w:val="001B0805"/>
    <w:rsid w:val="001B12D8"/>
    <w:rsid w:val="001B140D"/>
    <w:rsid w:val="001B143A"/>
    <w:rsid w:val="001B177E"/>
    <w:rsid w:val="001B2257"/>
    <w:rsid w:val="001B23B8"/>
    <w:rsid w:val="001B2456"/>
    <w:rsid w:val="001B271B"/>
    <w:rsid w:val="001B3941"/>
    <w:rsid w:val="001B39B0"/>
    <w:rsid w:val="001B3CE4"/>
    <w:rsid w:val="001B3D33"/>
    <w:rsid w:val="001B40B8"/>
    <w:rsid w:val="001B4308"/>
    <w:rsid w:val="001B60E9"/>
    <w:rsid w:val="001B622E"/>
    <w:rsid w:val="001B6C9D"/>
    <w:rsid w:val="001B7DFB"/>
    <w:rsid w:val="001C01A7"/>
    <w:rsid w:val="001C01D6"/>
    <w:rsid w:val="001C0B45"/>
    <w:rsid w:val="001C0E9F"/>
    <w:rsid w:val="001C1345"/>
    <w:rsid w:val="001C1E07"/>
    <w:rsid w:val="001C21EB"/>
    <w:rsid w:val="001C3319"/>
    <w:rsid w:val="001C3650"/>
    <w:rsid w:val="001C3F81"/>
    <w:rsid w:val="001C5477"/>
    <w:rsid w:val="001C581E"/>
    <w:rsid w:val="001C58B5"/>
    <w:rsid w:val="001C5E3A"/>
    <w:rsid w:val="001C6879"/>
    <w:rsid w:val="001C76F6"/>
    <w:rsid w:val="001D05CF"/>
    <w:rsid w:val="001D0C18"/>
    <w:rsid w:val="001D0EDD"/>
    <w:rsid w:val="001D16F5"/>
    <w:rsid w:val="001D2736"/>
    <w:rsid w:val="001D3168"/>
    <w:rsid w:val="001D4A3A"/>
    <w:rsid w:val="001D5933"/>
    <w:rsid w:val="001D63DA"/>
    <w:rsid w:val="001D6498"/>
    <w:rsid w:val="001D67FA"/>
    <w:rsid w:val="001D68D5"/>
    <w:rsid w:val="001D6D59"/>
    <w:rsid w:val="001D7CFB"/>
    <w:rsid w:val="001E024C"/>
    <w:rsid w:val="001E0542"/>
    <w:rsid w:val="001E111E"/>
    <w:rsid w:val="001E1822"/>
    <w:rsid w:val="001E30F7"/>
    <w:rsid w:val="001E3CB3"/>
    <w:rsid w:val="001E3DCA"/>
    <w:rsid w:val="001E4526"/>
    <w:rsid w:val="001E4617"/>
    <w:rsid w:val="001E488A"/>
    <w:rsid w:val="001E4CD7"/>
    <w:rsid w:val="001E5A28"/>
    <w:rsid w:val="001E5CAD"/>
    <w:rsid w:val="001E6B22"/>
    <w:rsid w:val="001E7840"/>
    <w:rsid w:val="001E78A5"/>
    <w:rsid w:val="001E7B0E"/>
    <w:rsid w:val="001F01C1"/>
    <w:rsid w:val="001F03E0"/>
    <w:rsid w:val="001F0F2E"/>
    <w:rsid w:val="001F22F3"/>
    <w:rsid w:val="001F25E9"/>
    <w:rsid w:val="001F2646"/>
    <w:rsid w:val="001F2E2F"/>
    <w:rsid w:val="001F35C0"/>
    <w:rsid w:val="001F3B3F"/>
    <w:rsid w:val="001F4218"/>
    <w:rsid w:val="001F436F"/>
    <w:rsid w:val="001F452F"/>
    <w:rsid w:val="001F50F4"/>
    <w:rsid w:val="001F51A0"/>
    <w:rsid w:val="001F563C"/>
    <w:rsid w:val="001F61E7"/>
    <w:rsid w:val="001F6E1C"/>
    <w:rsid w:val="001F76CD"/>
    <w:rsid w:val="001F796E"/>
    <w:rsid w:val="001F7A99"/>
    <w:rsid w:val="001F7C85"/>
    <w:rsid w:val="001F7E29"/>
    <w:rsid w:val="002001B2"/>
    <w:rsid w:val="00200595"/>
    <w:rsid w:val="00200615"/>
    <w:rsid w:val="00200694"/>
    <w:rsid w:val="00200768"/>
    <w:rsid w:val="002008B8"/>
    <w:rsid w:val="00200C5C"/>
    <w:rsid w:val="00200E78"/>
    <w:rsid w:val="00200F2C"/>
    <w:rsid w:val="002017C5"/>
    <w:rsid w:val="002024EA"/>
    <w:rsid w:val="002027D9"/>
    <w:rsid w:val="00203B1C"/>
    <w:rsid w:val="00204486"/>
    <w:rsid w:val="00205554"/>
    <w:rsid w:val="0020626C"/>
    <w:rsid w:val="0020627E"/>
    <w:rsid w:val="00206716"/>
    <w:rsid w:val="002069C5"/>
    <w:rsid w:val="0020737F"/>
    <w:rsid w:val="0020745B"/>
    <w:rsid w:val="0020747D"/>
    <w:rsid w:val="00207842"/>
    <w:rsid w:val="00207BFE"/>
    <w:rsid w:val="00210645"/>
    <w:rsid w:val="002116DC"/>
    <w:rsid w:val="00211764"/>
    <w:rsid w:val="00211B9E"/>
    <w:rsid w:val="00212002"/>
    <w:rsid w:val="00212D83"/>
    <w:rsid w:val="00212E87"/>
    <w:rsid w:val="00213059"/>
    <w:rsid w:val="00213892"/>
    <w:rsid w:val="00213AFA"/>
    <w:rsid w:val="00213C9E"/>
    <w:rsid w:val="00213E1D"/>
    <w:rsid w:val="0021407B"/>
    <w:rsid w:val="002147D9"/>
    <w:rsid w:val="00214F29"/>
    <w:rsid w:val="002154DD"/>
    <w:rsid w:val="002158CD"/>
    <w:rsid w:val="002162F3"/>
    <w:rsid w:val="0021647A"/>
    <w:rsid w:val="00216513"/>
    <w:rsid w:val="00216A20"/>
    <w:rsid w:val="00217A52"/>
    <w:rsid w:val="002205C0"/>
    <w:rsid w:val="00221F9A"/>
    <w:rsid w:val="00223104"/>
    <w:rsid w:val="00223179"/>
    <w:rsid w:val="00223694"/>
    <w:rsid w:val="0022391C"/>
    <w:rsid w:val="00223AF2"/>
    <w:rsid w:val="002243A2"/>
    <w:rsid w:val="0022484E"/>
    <w:rsid w:val="002248EC"/>
    <w:rsid w:val="00224B1E"/>
    <w:rsid w:val="00224E55"/>
    <w:rsid w:val="00224FBB"/>
    <w:rsid w:val="0022540B"/>
    <w:rsid w:val="00225648"/>
    <w:rsid w:val="00226094"/>
    <w:rsid w:val="00226181"/>
    <w:rsid w:val="00227103"/>
    <w:rsid w:val="00227815"/>
    <w:rsid w:val="00231804"/>
    <w:rsid w:val="0023273B"/>
    <w:rsid w:val="00232B10"/>
    <w:rsid w:val="00233034"/>
    <w:rsid w:val="00233453"/>
    <w:rsid w:val="00233702"/>
    <w:rsid w:val="0023393D"/>
    <w:rsid w:val="00233C4A"/>
    <w:rsid w:val="002344B4"/>
    <w:rsid w:val="00234A99"/>
    <w:rsid w:val="00234F52"/>
    <w:rsid w:val="00235489"/>
    <w:rsid w:val="00235C91"/>
    <w:rsid w:val="00235D3F"/>
    <w:rsid w:val="00236280"/>
    <w:rsid w:val="002367CF"/>
    <w:rsid w:val="00236ED4"/>
    <w:rsid w:val="00237C0A"/>
    <w:rsid w:val="0024022F"/>
    <w:rsid w:val="00240C28"/>
    <w:rsid w:val="002413BB"/>
    <w:rsid w:val="002417ED"/>
    <w:rsid w:val="00241A0F"/>
    <w:rsid w:val="00241B34"/>
    <w:rsid w:val="00241F07"/>
    <w:rsid w:val="0024249A"/>
    <w:rsid w:val="00242FCE"/>
    <w:rsid w:val="002438FB"/>
    <w:rsid w:val="00243CB8"/>
    <w:rsid w:val="00243EA9"/>
    <w:rsid w:val="00244348"/>
    <w:rsid w:val="00244F2C"/>
    <w:rsid w:val="00245030"/>
    <w:rsid w:val="00245048"/>
    <w:rsid w:val="00245380"/>
    <w:rsid w:val="0024556A"/>
    <w:rsid w:val="00245FCF"/>
    <w:rsid w:val="0024656A"/>
    <w:rsid w:val="00246A3B"/>
    <w:rsid w:val="002472A3"/>
    <w:rsid w:val="00247920"/>
    <w:rsid w:val="00247C4A"/>
    <w:rsid w:val="00247C8C"/>
    <w:rsid w:val="00250C68"/>
    <w:rsid w:val="00250DA1"/>
    <w:rsid w:val="00250F0F"/>
    <w:rsid w:val="00251829"/>
    <w:rsid w:val="00251DB6"/>
    <w:rsid w:val="00251F5C"/>
    <w:rsid w:val="002526F8"/>
    <w:rsid w:val="002538B8"/>
    <w:rsid w:val="00254679"/>
    <w:rsid w:val="002548AB"/>
    <w:rsid w:val="00254B5D"/>
    <w:rsid w:val="00254D2B"/>
    <w:rsid w:val="00255312"/>
    <w:rsid w:val="0025586B"/>
    <w:rsid w:val="002558C6"/>
    <w:rsid w:val="00255C94"/>
    <w:rsid w:val="0025607D"/>
    <w:rsid w:val="0025625D"/>
    <w:rsid w:val="00256490"/>
    <w:rsid w:val="002575AE"/>
    <w:rsid w:val="00257656"/>
    <w:rsid w:val="00260087"/>
    <w:rsid w:val="0026069B"/>
    <w:rsid w:val="002608B1"/>
    <w:rsid w:val="00261258"/>
    <w:rsid w:val="002624C0"/>
    <w:rsid w:val="002627F5"/>
    <w:rsid w:val="00262F56"/>
    <w:rsid w:val="0026336F"/>
    <w:rsid w:val="0026395A"/>
    <w:rsid w:val="00263B0C"/>
    <w:rsid w:val="00263FC6"/>
    <w:rsid w:val="00264159"/>
    <w:rsid w:val="002643AF"/>
    <w:rsid w:val="00264B88"/>
    <w:rsid w:val="00264F03"/>
    <w:rsid w:val="00264FB2"/>
    <w:rsid w:val="00264FCD"/>
    <w:rsid w:val="002652D5"/>
    <w:rsid w:val="00265B4C"/>
    <w:rsid w:val="0026637F"/>
    <w:rsid w:val="00266A40"/>
    <w:rsid w:val="002679FB"/>
    <w:rsid w:val="00267B90"/>
    <w:rsid w:val="00267C92"/>
    <w:rsid w:val="00270F07"/>
    <w:rsid w:val="0027162E"/>
    <w:rsid w:val="00271A26"/>
    <w:rsid w:val="00271F25"/>
    <w:rsid w:val="00272BA1"/>
    <w:rsid w:val="0027363A"/>
    <w:rsid w:val="002736F9"/>
    <w:rsid w:val="00273DDA"/>
    <w:rsid w:val="00273EC7"/>
    <w:rsid w:val="00273F7C"/>
    <w:rsid w:val="00275279"/>
    <w:rsid w:val="00275877"/>
    <w:rsid w:val="0027591B"/>
    <w:rsid w:val="00275DC3"/>
    <w:rsid w:val="00276EC8"/>
    <w:rsid w:val="0027796D"/>
    <w:rsid w:val="002811F9"/>
    <w:rsid w:val="00282301"/>
    <w:rsid w:val="00282A4F"/>
    <w:rsid w:val="00282BFD"/>
    <w:rsid w:val="00283233"/>
    <w:rsid w:val="0028369B"/>
    <w:rsid w:val="00283759"/>
    <w:rsid w:val="00283E11"/>
    <w:rsid w:val="00284187"/>
    <w:rsid w:val="00285599"/>
    <w:rsid w:val="00285654"/>
    <w:rsid w:val="002857F4"/>
    <w:rsid w:val="00285EB8"/>
    <w:rsid w:val="002863D9"/>
    <w:rsid w:val="0028641E"/>
    <w:rsid w:val="002865FC"/>
    <w:rsid w:val="00286E13"/>
    <w:rsid w:val="00287073"/>
    <w:rsid w:val="002871A8"/>
    <w:rsid w:val="00287F46"/>
    <w:rsid w:val="00290AFC"/>
    <w:rsid w:val="00291390"/>
    <w:rsid w:val="00291B13"/>
    <w:rsid w:val="00291E31"/>
    <w:rsid w:val="00291F76"/>
    <w:rsid w:val="002920CB"/>
    <w:rsid w:val="00292296"/>
    <w:rsid w:val="0029262E"/>
    <w:rsid w:val="00292920"/>
    <w:rsid w:val="002938BD"/>
    <w:rsid w:val="00294A38"/>
    <w:rsid w:val="00294D14"/>
    <w:rsid w:val="00294FD0"/>
    <w:rsid w:val="002955FE"/>
    <w:rsid w:val="00295784"/>
    <w:rsid w:val="00295806"/>
    <w:rsid w:val="00295B5D"/>
    <w:rsid w:val="00295CAE"/>
    <w:rsid w:val="00296291"/>
    <w:rsid w:val="00296954"/>
    <w:rsid w:val="0029725C"/>
    <w:rsid w:val="0029788E"/>
    <w:rsid w:val="00297D87"/>
    <w:rsid w:val="002A108E"/>
    <w:rsid w:val="002A1477"/>
    <w:rsid w:val="002A2057"/>
    <w:rsid w:val="002A2553"/>
    <w:rsid w:val="002A358D"/>
    <w:rsid w:val="002A3A4E"/>
    <w:rsid w:val="002A3AE3"/>
    <w:rsid w:val="002A3DB2"/>
    <w:rsid w:val="002A43CC"/>
    <w:rsid w:val="002A630F"/>
    <w:rsid w:val="002A6542"/>
    <w:rsid w:val="002A789B"/>
    <w:rsid w:val="002B0914"/>
    <w:rsid w:val="002B13DD"/>
    <w:rsid w:val="002B1F4A"/>
    <w:rsid w:val="002B251E"/>
    <w:rsid w:val="002B2E06"/>
    <w:rsid w:val="002B35E2"/>
    <w:rsid w:val="002B3C81"/>
    <w:rsid w:val="002B3C82"/>
    <w:rsid w:val="002B3F14"/>
    <w:rsid w:val="002B4523"/>
    <w:rsid w:val="002B53CE"/>
    <w:rsid w:val="002B5609"/>
    <w:rsid w:val="002B587E"/>
    <w:rsid w:val="002B5A4F"/>
    <w:rsid w:val="002B6878"/>
    <w:rsid w:val="002B6E88"/>
    <w:rsid w:val="002B792D"/>
    <w:rsid w:val="002B7BA0"/>
    <w:rsid w:val="002B7C94"/>
    <w:rsid w:val="002C0527"/>
    <w:rsid w:val="002C053E"/>
    <w:rsid w:val="002C0718"/>
    <w:rsid w:val="002C0ABF"/>
    <w:rsid w:val="002C1722"/>
    <w:rsid w:val="002C1B9A"/>
    <w:rsid w:val="002C1BE5"/>
    <w:rsid w:val="002C23B1"/>
    <w:rsid w:val="002C2879"/>
    <w:rsid w:val="002C2911"/>
    <w:rsid w:val="002C2F9D"/>
    <w:rsid w:val="002C3AC0"/>
    <w:rsid w:val="002C3ADC"/>
    <w:rsid w:val="002C4901"/>
    <w:rsid w:val="002C5478"/>
    <w:rsid w:val="002C568B"/>
    <w:rsid w:val="002C5778"/>
    <w:rsid w:val="002C5F16"/>
    <w:rsid w:val="002C6127"/>
    <w:rsid w:val="002C637C"/>
    <w:rsid w:val="002C6556"/>
    <w:rsid w:val="002C65F3"/>
    <w:rsid w:val="002C7728"/>
    <w:rsid w:val="002C7E0F"/>
    <w:rsid w:val="002D07F8"/>
    <w:rsid w:val="002D0AFA"/>
    <w:rsid w:val="002D1146"/>
    <w:rsid w:val="002D1363"/>
    <w:rsid w:val="002D27B6"/>
    <w:rsid w:val="002D3384"/>
    <w:rsid w:val="002D4200"/>
    <w:rsid w:val="002D44ED"/>
    <w:rsid w:val="002D5585"/>
    <w:rsid w:val="002D5718"/>
    <w:rsid w:val="002D5DDF"/>
    <w:rsid w:val="002D63B2"/>
    <w:rsid w:val="002D6442"/>
    <w:rsid w:val="002D6AC0"/>
    <w:rsid w:val="002D7B3B"/>
    <w:rsid w:val="002D7E4B"/>
    <w:rsid w:val="002D7F3E"/>
    <w:rsid w:val="002E0299"/>
    <w:rsid w:val="002E1B98"/>
    <w:rsid w:val="002E295B"/>
    <w:rsid w:val="002E2AD1"/>
    <w:rsid w:val="002E2DE9"/>
    <w:rsid w:val="002E2FE7"/>
    <w:rsid w:val="002E301C"/>
    <w:rsid w:val="002E30E1"/>
    <w:rsid w:val="002E32D0"/>
    <w:rsid w:val="002E53F6"/>
    <w:rsid w:val="002E605D"/>
    <w:rsid w:val="002E6427"/>
    <w:rsid w:val="002E6431"/>
    <w:rsid w:val="002E6AA5"/>
    <w:rsid w:val="002E6AC8"/>
    <w:rsid w:val="002E7067"/>
    <w:rsid w:val="002E7EAD"/>
    <w:rsid w:val="002E7F00"/>
    <w:rsid w:val="002F017E"/>
    <w:rsid w:val="002F09EB"/>
    <w:rsid w:val="002F1675"/>
    <w:rsid w:val="002F1E6E"/>
    <w:rsid w:val="002F1FC5"/>
    <w:rsid w:val="002F21AF"/>
    <w:rsid w:val="002F328C"/>
    <w:rsid w:val="002F36AE"/>
    <w:rsid w:val="002F3EB7"/>
    <w:rsid w:val="002F41D6"/>
    <w:rsid w:val="002F4605"/>
    <w:rsid w:val="002F498F"/>
    <w:rsid w:val="002F4D0A"/>
    <w:rsid w:val="002F54DF"/>
    <w:rsid w:val="002F5C2B"/>
    <w:rsid w:val="002F5E35"/>
    <w:rsid w:val="002F613D"/>
    <w:rsid w:val="002F6286"/>
    <w:rsid w:val="002F6950"/>
    <w:rsid w:val="002F6D8B"/>
    <w:rsid w:val="002F7F05"/>
    <w:rsid w:val="00300207"/>
    <w:rsid w:val="003005BD"/>
    <w:rsid w:val="00300C2E"/>
    <w:rsid w:val="00301B90"/>
    <w:rsid w:val="00301E11"/>
    <w:rsid w:val="003020BF"/>
    <w:rsid w:val="00302D1D"/>
    <w:rsid w:val="00302D9B"/>
    <w:rsid w:val="003032EA"/>
    <w:rsid w:val="003033F1"/>
    <w:rsid w:val="00303813"/>
    <w:rsid w:val="0030463F"/>
    <w:rsid w:val="00304DEE"/>
    <w:rsid w:val="00305642"/>
    <w:rsid w:val="00305DA6"/>
    <w:rsid w:val="00306BDC"/>
    <w:rsid w:val="00306EAB"/>
    <w:rsid w:val="00306FA1"/>
    <w:rsid w:val="00307048"/>
    <w:rsid w:val="00307401"/>
    <w:rsid w:val="003078BE"/>
    <w:rsid w:val="00310470"/>
    <w:rsid w:val="003119D8"/>
    <w:rsid w:val="00311F61"/>
    <w:rsid w:val="0031343E"/>
    <w:rsid w:val="0031397F"/>
    <w:rsid w:val="003140E9"/>
    <w:rsid w:val="0031444B"/>
    <w:rsid w:val="00314742"/>
    <w:rsid w:val="00314765"/>
    <w:rsid w:val="0031497B"/>
    <w:rsid w:val="00314E32"/>
    <w:rsid w:val="00315872"/>
    <w:rsid w:val="00315BDB"/>
    <w:rsid w:val="003161CB"/>
    <w:rsid w:val="00316203"/>
    <w:rsid w:val="00316A2C"/>
    <w:rsid w:val="003171F6"/>
    <w:rsid w:val="003175B3"/>
    <w:rsid w:val="00320441"/>
    <w:rsid w:val="00320872"/>
    <w:rsid w:val="00320BFD"/>
    <w:rsid w:val="00320C34"/>
    <w:rsid w:val="00320FCC"/>
    <w:rsid w:val="0032104E"/>
    <w:rsid w:val="0032150F"/>
    <w:rsid w:val="00322334"/>
    <w:rsid w:val="00322651"/>
    <w:rsid w:val="003228A0"/>
    <w:rsid w:val="0032293C"/>
    <w:rsid w:val="00323E16"/>
    <w:rsid w:val="00324E17"/>
    <w:rsid w:val="00326D54"/>
    <w:rsid w:val="00326E92"/>
    <w:rsid w:val="003272BA"/>
    <w:rsid w:val="00331018"/>
    <w:rsid w:val="0033135D"/>
    <w:rsid w:val="00331AC2"/>
    <w:rsid w:val="00331D91"/>
    <w:rsid w:val="0033371F"/>
    <w:rsid w:val="00333DC3"/>
    <w:rsid w:val="00334959"/>
    <w:rsid w:val="00334B0A"/>
    <w:rsid w:val="00334DAA"/>
    <w:rsid w:val="00334E4D"/>
    <w:rsid w:val="00334F39"/>
    <w:rsid w:val="00335080"/>
    <w:rsid w:val="00335399"/>
    <w:rsid w:val="00335A13"/>
    <w:rsid w:val="00335CB8"/>
    <w:rsid w:val="00336493"/>
    <w:rsid w:val="00336573"/>
    <w:rsid w:val="0033674E"/>
    <w:rsid w:val="00336A8A"/>
    <w:rsid w:val="00336B16"/>
    <w:rsid w:val="0033742A"/>
    <w:rsid w:val="003376AB"/>
    <w:rsid w:val="003378C2"/>
    <w:rsid w:val="00340E1F"/>
    <w:rsid w:val="00341327"/>
    <w:rsid w:val="003416D8"/>
    <w:rsid w:val="0034184D"/>
    <w:rsid w:val="0034250A"/>
    <w:rsid w:val="00342571"/>
    <w:rsid w:val="00342621"/>
    <w:rsid w:val="0034337D"/>
    <w:rsid w:val="00343958"/>
    <w:rsid w:val="00343D88"/>
    <w:rsid w:val="00344AC7"/>
    <w:rsid w:val="00344C30"/>
    <w:rsid w:val="00344DD8"/>
    <w:rsid w:val="00344ED5"/>
    <w:rsid w:val="00344F99"/>
    <w:rsid w:val="00345512"/>
    <w:rsid w:val="00345B3A"/>
    <w:rsid w:val="00345C71"/>
    <w:rsid w:val="00345D69"/>
    <w:rsid w:val="003473D3"/>
    <w:rsid w:val="00347E52"/>
    <w:rsid w:val="0035125F"/>
    <w:rsid w:val="00351391"/>
    <w:rsid w:val="00352198"/>
    <w:rsid w:val="00352266"/>
    <w:rsid w:val="00352267"/>
    <w:rsid w:val="003527A2"/>
    <w:rsid w:val="003531FD"/>
    <w:rsid w:val="003535DA"/>
    <w:rsid w:val="00353B04"/>
    <w:rsid w:val="00354283"/>
    <w:rsid w:val="0035462E"/>
    <w:rsid w:val="00354BA1"/>
    <w:rsid w:val="003559C6"/>
    <w:rsid w:val="0035604D"/>
    <w:rsid w:val="00356EF1"/>
    <w:rsid w:val="00357641"/>
    <w:rsid w:val="00357B1F"/>
    <w:rsid w:val="003609AF"/>
    <w:rsid w:val="003615F6"/>
    <w:rsid w:val="00362310"/>
    <w:rsid w:val="00362DED"/>
    <w:rsid w:val="00362F7E"/>
    <w:rsid w:val="00363713"/>
    <w:rsid w:val="003637D4"/>
    <w:rsid w:val="00364611"/>
    <w:rsid w:val="00364D8C"/>
    <w:rsid w:val="00365302"/>
    <w:rsid w:val="003657FD"/>
    <w:rsid w:val="00366567"/>
    <w:rsid w:val="0036698C"/>
    <w:rsid w:val="003669D8"/>
    <w:rsid w:val="00366F82"/>
    <w:rsid w:val="00370689"/>
    <w:rsid w:val="00370A39"/>
    <w:rsid w:val="00371040"/>
    <w:rsid w:val="00371309"/>
    <w:rsid w:val="003724CE"/>
    <w:rsid w:val="0037264D"/>
    <w:rsid w:val="003729A8"/>
    <w:rsid w:val="00372D8F"/>
    <w:rsid w:val="00373C12"/>
    <w:rsid w:val="00373ECD"/>
    <w:rsid w:val="003751AB"/>
    <w:rsid w:val="00375B76"/>
    <w:rsid w:val="00375E1F"/>
    <w:rsid w:val="00376493"/>
    <w:rsid w:val="003770C3"/>
    <w:rsid w:val="00377642"/>
    <w:rsid w:val="0038136C"/>
    <w:rsid w:val="0038173E"/>
    <w:rsid w:val="00381C77"/>
    <w:rsid w:val="0038213E"/>
    <w:rsid w:val="00382405"/>
    <w:rsid w:val="003824DE"/>
    <w:rsid w:val="003833A3"/>
    <w:rsid w:val="003835B0"/>
    <w:rsid w:val="003837E9"/>
    <w:rsid w:val="003838D3"/>
    <w:rsid w:val="00383FFC"/>
    <w:rsid w:val="00384B45"/>
    <w:rsid w:val="00385046"/>
    <w:rsid w:val="003851CB"/>
    <w:rsid w:val="00385D62"/>
    <w:rsid w:val="00385DC2"/>
    <w:rsid w:val="00385F4D"/>
    <w:rsid w:val="0038663D"/>
    <w:rsid w:val="00386EC6"/>
    <w:rsid w:val="00386FD3"/>
    <w:rsid w:val="00387021"/>
    <w:rsid w:val="0038703D"/>
    <w:rsid w:val="0038720E"/>
    <w:rsid w:val="00387463"/>
    <w:rsid w:val="0038758B"/>
    <w:rsid w:val="00390276"/>
    <w:rsid w:val="003902CB"/>
    <w:rsid w:val="00390DB7"/>
    <w:rsid w:val="00390FD2"/>
    <w:rsid w:val="0039129F"/>
    <w:rsid w:val="00391A50"/>
    <w:rsid w:val="00392719"/>
    <w:rsid w:val="0039399D"/>
    <w:rsid w:val="00393F25"/>
    <w:rsid w:val="003942DE"/>
    <w:rsid w:val="0039447F"/>
    <w:rsid w:val="00394D68"/>
    <w:rsid w:val="00396F99"/>
    <w:rsid w:val="0039717F"/>
    <w:rsid w:val="003A045A"/>
    <w:rsid w:val="003A11F3"/>
    <w:rsid w:val="003A1A90"/>
    <w:rsid w:val="003A2562"/>
    <w:rsid w:val="003A2A0E"/>
    <w:rsid w:val="003A375C"/>
    <w:rsid w:val="003A477C"/>
    <w:rsid w:val="003A486E"/>
    <w:rsid w:val="003A536A"/>
    <w:rsid w:val="003A5AE5"/>
    <w:rsid w:val="003A7CCF"/>
    <w:rsid w:val="003A7D74"/>
    <w:rsid w:val="003A7DAF"/>
    <w:rsid w:val="003A7F07"/>
    <w:rsid w:val="003B0EC1"/>
    <w:rsid w:val="003B1E21"/>
    <w:rsid w:val="003B26BA"/>
    <w:rsid w:val="003B2AC8"/>
    <w:rsid w:val="003B2E20"/>
    <w:rsid w:val="003B3D0A"/>
    <w:rsid w:val="003B44EE"/>
    <w:rsid w:val="003B4823"/>
    <w:rsid w:val="003B4904"/>
    <w:rsid w:val="003B51FC"/>
    <w:rsid w:val="003B5574"/>
    <w:rsid w:val="003B5712"/>
    <w:rsid w:val="003B5749"/>
    <w:rsid w:val="003B597D"/>
    <w:rsid w:val="003B59C7"/>
    <w:rsid w:val="003B5AB7"/>
    <w:rsid w:val="003B5BAF"/>
    <w:rsid w:val="003B5F0B"/>
    <w:rsid w:val="003B6231"/>
    <w:rsid w:val="003B67FB"/>
    <w:rsid w:val="003B749F"/>
    <w:rsid w:val="003C05FE"/>
    <w:rsid w:val="003C0B08"/>
    <w:rsid w:val="003C0B86"/>
    <w:rsid w:val="003C196D"/>
    <w:rsid w:val="003C2437"/>
    <w:rsid w:val="003C2A72"/>
    <w:rsid w:val="003C2DC6"/>
    <w:rsid w:val="003C34BA"/>
    <w:rsid w:val="003C3ABD"/>
    <w:rsid w:val="003C3BAE"/>
    <w:rsid w:val="003C4613"/>
    <w:rsid w:val="003C4727"/>
    <w:rsid w:val="003C526F"/>
    <w:rsid w:val="003C565D"/>
    <w:rsid w:val="003C5AAF"/>
    <w:rsid w:val="003C5D26"/>
    <w:rsid w:val="003C5E75"/>
    <w:rsid w:val="003C6B37"/>
    <w:rsid w:val="003C6C76"/>
    <w:rsid w:val="003C71AB"/>
    <w:rsid w:val="003C7912"/>
    <w:rsid w:val="003C7AB4"/>
    <w:rsid w:val="003D008A"/>
    <w:rsid w:val="003D0D7C"/>
    <w:rsid w:val="003D0EA5"/>
    <w:rsid w:val="003D1132"/>
    <w:rsid w:val="003D1255"/>
    <w:rsid w:val="003D12D3"/>
    <w:rsid w:val="003D1514"/>
    <w:rsid w:val="003D1F14"/>
    <w:rsid w:val="003D23A2"/>
    <w:rsid w:val="003D2860"/>
    <w:rsid w:val="003D2D55"/>
    <w:rsid w:val="003D32AE"/>
    <w:rsid w:val="003D3D13"/>
    <w:rsid w:val="003D3F13"/>
    <w:rsid w:val="003D4957"/>
    <w:rsid w:val="003D4BA2"/>
    <w:rsid w:val="003D5D76"/>
    <w:rsid w:val="003D6862"/>
    <w:rsid w:val="003D708E"/>
    <w:rsid w:val="003E00DB"/>
    <w:rsid w:val="003E0200"/>
    <w:rsid w:val="003E0C92"/>
    <w:rsid w:val="003E1065"/>
    <w:rsid w:val="003E1BEB"/>
    <w:rsid w:val="003E2108"/>
    <w:rsid w:val="003E2B5D"/>
    <w:rsid w:val="003E2E0C"/>
    <w:rsid w:val="003E3130"/>
    <w:rsid w:val="003E336F"/>
    <w:rsid w:val="003E365E"/>
    <w:rsid w:val="003E3883"/>
    <w:rsid w:val="003E3906"/>
    <w:rsid w:val="003E40EA"/>
    <w:rsid w:val="003E42E8"/>
    <w:rsid w:val="003E4E48"/>
    <w:rsid w:val="003E5B4F"/>
    <w:rsid w:val="003E5D02"/>
    <w:rsid w:val="003E6F6A"/>
    <w:rsid w:val="003E7C7A"/>
    <w:rsid w:val="003F0000"/>
    <w:rsid w:val="003F09A6"/>
    <w:rsid w:val="003F0D09"/>
    <w:rsid w:val="003F0EC0"/>
    <w:rsid w:val="003F17FC"/>
    <w:rsid w:val="003F2157"/>
    <w:rsid w:val="003F26A3"/>
    <w:rsid w:val="003F2CC3"/>
    <w:rsid w:val="003F3C08"/>
    <w:rsid w:val="003F4312"/>
    <w:rsid w:val="003F4481"/>
    <w:rsid w:val="003F4EFD"/>
    <w:rsid w:val="003F5F84"/>
    <w:rsid w:val="003F6C39"/>
    <w:rsid w:val="003F747B"/>
    <w:rsid w:val="003F7B83"/>
    <w:rsid w:val="004002A5"/>
    <w:rsid w:val="00400566"/>
    <w:rsid w:val="0040069D"/>
    <w:rsid w:val="00400913"/>
    <w:rsid w:val="00400CC2"/>
    <w:rsid w:val="00401229"/>
    <w:rsid w:val="004013AA"/>
    <w:rsid w:val="00401582"/>
    <w:rsid w:val="004016FC"/>
    <w:rsid w:val="00401A16"/>
    <w:rsid w:val="0040225C"/>
    <w:rsid w:val="0040228E"/>
    <w:rsid w:val="00402D84"/>
    <w:rsid w:val="004036A7"/>
    <w:rsid w:val="00404575"/>
    <w:rsid w:val="004048C7"/>
    <w:rsid w:val="0040542B"/>
    <w:rsid w:val="00405CD2"/>
    <w:rsid w:val="00406113"/>
    <w:rsid w:val="0040616A"/>
    <w:rsid w:val="0040664A"/>
    <w:rsid w:val="00407007"/>
    <w:rsid w:val="004072B8"/>
    <w:rsid w:val="004079B6"/>
    <w:rsid w:val="00407CA5"/>
    <w:rsid w:val="004103A9"/>
    <w:rsid w:val="00411DE7"/>
    <w:rsid w:val="00412026"/>
    <w:rsid w:val="0041288D"/>
    <w:rsid w:val="00412D7C"/>
    <w:rsid w:val="00414B5D"/>
    <w:rsid w:val="00415331"/>
    <w:rsid w:val="0041551C"/>
    <w:rsid w:val="00415F28"/>
    <w:rsid w:val="00416B00"/>
    <w:rsid w:val="00416F27"/>
    <w:rsid w:val="00417185"/>
    <w:rsid w:val="0041737A"/>
    <w:rsid w:val="0041790B"/>
    <w:rsid w:val="004179A0"/>
    <w:rsid w:val="004179A6"/>
    <w:rsid w:val="004202CF"/>
    <w:rsid w:val="00420A0D"/>
    <w:rsid w:val="00420C02"/>
    <w:rsid w:val="00421654"/>
    <w:rsid w:val="00421932"/>
    <w:rsid w:val="004219F3"/>
    <w:rsid w:val="00422303"/>
    <w:rsid w:val="00422A58"/>
    <w:rsid w:val="00422BBE"/>
    <w:rsid w:val="00422E56"/>
    <w:rsid w:val="004230FB"/>
    <w:rsid w:val="00423255"/>
    <w:rsid w:val="00423B0C"/>
    <w:rsid w:val="00424D2B"/>
    <w:rsid w:val="00425134"/>
    <w:rsid w:val="00425C44"/>
    <w:rsid w:val="00425F5A"/>
    <w:rsid w:val="00426066"/>
    <w:rsid w:val="004267A0"/>
    <w:rsid w:val="00426BAE"/>
    <w:rsid w:val="00426D5E"/>
    <w:rsid w:val="00427925"/>
    <w:rsid w:val="00430C56"/>
    <w:rsid w:val="0043212A"/>
    <w:rsid w:val="00432986"/>
    <w:rsid w:val="00432CAB"/>
    <w:rsid w:val="00433062"/>
    <w:rsid w:val="00433313"/>
    <w:rsid w:val="00433457"/>
    <w:rsid w:val="00435733"/>
    <w:rsid w:val="0043573C"/>
    <w:rsid w:val="00436B75"/>
    <w:rsid w:val="00436C45"/>
    <w:rsid w:val="00437324"/>
    <w:rsid w:val="00437A8D"/>
    <w:rsid w:val="00437CB9"/>
    <w:rsid w:val="004403A5"/>
    <w:rsid w:val="0044052A"/>
    <w:rsid w:val="0044073F"/>
    <w:rsid w:val="004408B0"/>
    <w:rsid w:val="00441050"/>
    <w:rsid w:val="00441411"/>
    <w:rsid w:val="00441468"/>
    <w:rsid w:val="00441C5D"/>
    <w:rsid w:val="00442158"/>
    <w:rsid w:val="004422CA"/>
    <w:rsid w:val="004432D0"/>
    <w:rsid w:val="00443A37"/>
    <w:rsid w:val="00444C0C"/>
    <w:rsid w:val="004451CB"/>
    <w:rsid w:val="00445543"/>
    <w:rsid w:val="00445E79"/>
    <w:rsid w:val="00446767"/>
    <w:rsid w:val="00446E57"/>
    <w:rsid w:val="004474DC"/>
    <w:rsid w:val="00447A86"/>
    <w:rsid w:val="00450318"/>
    <w:rsid w:val="004503E3"/>
    <w:rsid w:val="00450E5D"/>
    <w:rsid w:val="004513D1"/>
    <w:rsid w:val="00451600"/>
    <w:rsid w:val="00452B0E"/>
    <w:rsid w:val="00452DC4"/>
    <w:rsid w:val="00452EFA"/>
    <w:rsid w:val="00452FF6"/>
    <w:rsid w:val="0045315F"/>
    <w:rsid w:val="00453458"/>
    <w:rsid w:val="00453662"/>
    <w:rsid w:val="004543E9"/>
    <w:rsid w:val="00454B8E"/>
    <w:rsid w:val="00454C1B"/>
    <w:rsid w:val="00454DB3"/>
    <w:rsid w:val="00455B2B"/>
    <w:rsid w:val="00455C06"/>
    <w:rsid w:val="004563CB"/>
    <w:rsid w:val="004563DB"/>
    <w:rsid w:val="00456728"/>
    <w:rsid w:val="00456879"/>
    <w:rsid w:val="00456F44"/>
    <w:rsid w:val="00457521"/>
    <w:rsid w:val="004579FE"/>
    <w:rsid w:val="00460288"/>
    <w:rsid w:val="0046053F"/>
    <w:rsid w:val="004608BB"/>
    <w:rsid w:val="00460A0C"/>
    <w:rsid w:val="00460BBD"/>
    <w:rsid w:val="00461C02"/>
    <w:rsid w:val="00461C5B"/>
    <w:rsid w:val="00461D97"/>
    <w:rsid w:val="00461E04"/>
    <w:rsid w:val="00461E1B"/>
    <w:rsid w:val="00462844"/>
    <w:rsid w:val="004628AD"/>
    <w:rsid w:val="00463208"/>
    <w:rsid w:val="00463CB2"/>
    <w:rsid w:val="0046411E"/>
    <w:rsid w:val="0046451D"/>
    <w:rsid w:val="00464E8C"/>
    <w:rsid w:val="00464FE2"/>
    <w:rsid w:val="0046504E"/>
    <w:rsid w:val="004657A9"/>
    <w:rsid w:val="00465D36"/>
    <w:rsid w:val="00465D7F"/>
    <w:rsid w:val="00466100"/>
    <w:rsid w:val="00466358"/>
    <w:rsid w:val="004668E5"/>
    <w:rsid w:val="00467F4C"/>
    <w:rsid w:val="004703D7"/>
    <w:rsid w:val="0047053A"/>
    <w:rsid w:val="004706D3"/>
    <w:rsid w:val="00470E98"/>
    <w:rsid w:val="00471768"/>
    <w:rsid w:val="00471CBE"/>
    <w:rsid w:val="004720F5"/>
    <w:rsid w:val="004727E5"/>
    <w:rsid w:val="00472C45"/>
    <w:rsid w:val="0047314D"/>
    <w:rsid w:val="00473BD1"/>
    <w:rsid w:val="00474087"/>
    <w:rsid w:val="00474A29"/>
    <w:rsid w:val="00474C08"/>
    <w:rsid w:val="00475492"/>
    <w:rsid w:val="0047632A"/>
    <w:rsid w:val="00476494"/>
    <w:rsid w:val="0047652F"/>
    <w:rsid w:val="00477AC4"/>
    <w:rsid w:val="00480162"/>
    <w:rsid w:val="004805DE"/>
    <w:rsid w:val="00480652"/>
    <w:rsid w:val="004806C6"/>
    <w:rsid w:val="0048081A"/>
    <w:rsid w:val="00480F4E"/>
    <w:rsid w:val="00481D91"/>
    <w:rsid w:val="00481DAB"/>
    <w:rsid w:val="00482DD3"/>
    <w:rsid w:val="00482EA6"/>
    <w:rsid w:val="00483338"/>
    <w:rsid w:val="00483AFF"/>
    <w:rsid w:val="00483FBA"/>
    <w:rsid w:val="00484566"/>
    <w:rsid w:val="00484DD4"/>
    <w:rsid w:val="004854AD"/>
    <w:rsid w:val="00485797"/>
    <w:rsid w:val="00486820"/>
    <w:rsid w:val="00486C58"/>
    <w:rsid w:val="0048768A"/>
    <w:rsid w:val="00487938"/>
    <w:rsid w:val="00487CD6"/>
    <w:rsid w:val="00490482"/>
    <w:rsid w:val="00490BCC"/>
    <w:rsid w:val="0049115F"/>
    <w:rsid w:val="00492279"/>
    <w:rsid w:val="0049259F"/>
    <w:rsid w:val="00493A5C"/>
    <w:rsid w:val="00493CF4"/>
    <w:rsid w:val="00493EDC"/>
    <w:rsid w:val="004949B1"/>
    <w:rsid w:val="00494B2F"/>
    <w:rsid w:val="00495365"/>
    <w:rsid w:val="00495FE3"/>
    <w:rsid w:val="00496C0A"/>
    <w:rsid w:val="00496F8B"/>
    <w:rsid w:val="00496FA4"/>
    <w:rsid w:val="00497ED7"/>
    <w:rsid w:val="004A086A"/>
    <w:rsid w:val="004A09F4"/>
    <w:rsid w:val="004A16E5"/>
    <w:rsid w:val="004A18BE"/>
    <w:rsid w:val="004A1C06"/>
    <w:rsid w:val="004A1DF6"/>
    <w:rsid w:val="004A26EF"/>
    <w:rsid w:val="004A2717"/>
    <w:rsid w:val="004A27C5"/>
    <w:rsid w:val="004A3A77"/>
    <w:rsid w:val="004A3D03"/>
    <w:rsid w:val="004A3E7A"/>
    <w:rsid w:val="004A3EAD"/>
    <w:rsid w:val="004A43FD"/>
    <w:rsid w:val="004A4F58"/>
    <w:rsid w:val="004A5217"/>
    <w:rsid w:val="004A5833"/>
    <w:rsid w:val="004A5C98"/>
    <w:rsid w:val="004A5F33"/>
    <w:rsid w:val="004A604B"/>
    <w:rsid w:val="004B040F"/>
    <w:rsid w:val="004B043A"/>
    <w:rsid w:val="004B162A"/>
    <w:rsid w:val="004B199F"/>
    <w:rsid w:val="004B1A16"/>
    <w:rsid w:val="004B28B8"/>
    <w:rsid w:val="004B2D57"/>
    <w:rsid w:val="004B356A"/>
    <w:rsid w:val="004B3ADA"/>
    <w:rsid w:val="004B424C"/>
    <w:rsid w:val="004B4646"/>
    <w:rsid w:val="004B46E4"/>
    <w:rsid w:val="004B4783"/>
    <w:rsid w:val="004B5109"/>
    <w:rsid w:val="004B55DD"/>
    <w:rsid w:val="004B5904"/>
    <w:rsid w:val="004B5CE3"/>
    <w:rsid w:val="004B7774"/>
    <w:rsid w:val="004B7D18"/>
    <w:rsid w:val="004C0C2E"/>
    <w:rsid w:val="004C0CE2"/>
    <w:rsid w:val="004C1211"/>
    <w:rsid w:val="004C14CC"/>
    <w:rsid w:val="004C1717"/>
    <w:rsid w:val="004C192D"/>
    <w:rsid w:val="004C1A3B"/>
    <w:rsid w:val="004C1C76"/>
    <w:rsid w:val="004C263C"/>
    <w:rsid w:val="004C2DFE"/>
    <w:rsid w:val="004C3C20"/>
    <w:rsid w:val="004C3EE8"/>
    <w:rsid w:val="004C42C0"/>
    <w:rsid w:val="004C4691"/>
    <w:rsid w:val="004C4860"/>
    <w:rsid w:val="004C50B0"/>
    <w:rsid w:val="004C514A"/>
    <w:rsid w:val="004C5994"/>
    <w:rsid w:val="004C6535"/>
    <w:rsid w:val="004C6A6E"/>
    <w:rsid w:val="004C6AD0"/>
    <w:rsid w:val="004C6E02"/>
    <w:rsid w:val="004C7B03"/>
    <w:rsid w:val="004D0641"/>
    <w:rsid w:val="004D0BCC"/>
    <w:rsid w:val="004D10CD"/>
    <w:rsid w:val="004D1ABC"/>
    <w:rsid w:val="004D2396"/>
    <w:rsid w:val="004D2931"/>
    <w:rsid w:val="004D2938"/>
    <w:rsid w:val="004D54AB"/>
    <w:rsid w:val="004D5CF2"/>
    <w:rsid w:val="004D737B"/>
    <w:rsid w:val="004D779C"/>
    <w:rsid w:val="004E218E"/>
    <w:rsid w:val="004E2675"/>
    <w:rsid w:val="004E2687"/>
    <w:rsid w:val="004E301A"/>
    <w:rsid w:val="004E33A9"/>
    <w:rsid w:val="004E36BF"/>
    <w:rsid w:val="004E3C81"/>
    <w:rsid w:val="004E3DAC"/>
    <w:rsid w:val="004E4178"/>
    <w:rsid w:val="004E5509"/>
    <w:rsid w:val="004E5CF0"/>
    <w:rsid w:val="004E5F2D"/>
    <w:rsid w:val="004E6470"/>
    <w:rsid w:val="004E65A2"/>
    <w:rsid w:val="004E6FCF"/>
    <w:rsid w:val="004E71F1"/>
    <w:rsid w:val="004E7BE7"/>
    <w:rsid w:val="004E7C45"/>
    <w:rsid w:val="004F0129"/>
    <w:rsid w:val="004F03D5"/>
    <w:rsid w:val="004F0D61"/>
    <w:rsid w:val="004F2028"/>
    <w:rsid w:val="004F20F3"/>
    <w:rsid w:val="004F21EA"/>
    <w:rsid w:val="004F25F2"/>
    <w:rsid w:val="004F2AFF"/>
    <w:rsid w:val="004F311F"/>
    <w:rsid w:val="004F408E"/>
    <w:rsid w:val="004F42AB"/>
    <w:rsid w:val="004F44C4"/>
    <w:rsid w:val="004F47B3"/>
    <w:rsid w:val="004F49DE"/>
    <w:rsid w:val="004F4ED4"/>
    <w:rsid w:val="004F4FD5"/>
    <w:rsid w:val="004F591A"/>
    <w:rsid w:val="004F6161"/>
    <w:rsid w:val="004F6243"/>
    <w:rsid w:val="004F62B8"/>
    <w:rsid w:val="004F65ED"/>
    <w:rsid w:val="004F6CE8"/>
    <w:rsid w:val="004F7551"/>
    <w:rsid w:val="004F7CE6"/>
    <w:rsid w:val="00500976"/>
    <w:rsid w:val="00500AD3"/>
    <w:rsid w:val="00500BCB"/>
    <w:rsid w:val="00500F50"/>
    <w:rsid w:val="005014B6"/>
    <w:rsid w:val="00501E80"/>
    <w:rsid w:val="0050263E"/>
    <w:rsid w:val="00502E2C"/>
    <w:rsid w:val="005040BB"/>
    <w:rsid w:val="005051CF"/>
    <w:rsid w:val="005057D8"/>
    <w:rsid w:val="00506586"/>
    <w:rsid w:val="00506816"/>
    <w:rsid w:val="00507246"/>
    <w:rsid w:val="005102F0"/>
    <w:rsid w:val="0051052C"/>
    <w:rsid w:val="00510819"/>
    <w:rsid w:val="00510D68"/>
    <w:rsid w:val="0051154F"/>
    <w:rsid w:val="00511AA5"/>
    <w:rsid w:val="00512C5E"/>
    <w:rsid w:val="005131E0"/>
    <w:rsid w:val="00513220"/>
    <w:rsid w:val="00513374"/>
    <w:rsid w:val="0051475A"/>
    <w:rsid w:val="00514A51"/>
    <w:rsid w:val="00514B0B"/>
    <w:rsid w:val="00514D3D"/>
    <w:rsid w:val="00516190"/>
    <w:rsid w:val="00516970"/>
    <w:rsid w:val="005177DB"/>
    <w:rsid w:val="005178A4"/>
    <w:rsid w:val="00517B1E"/>
    <w:rsid w:val="0052065F"/>
    <w:rsid w:val="00520FF9"/>
    <w:rsid w:val="005215B2"/>
    <w:rsid w:val="005216DB"/>
    <w:rsid w:val="00521B02"/>
    <w:rsid w:val="0052264D"/>
    <w:rsid w:val="00522F8B"/>
    <w:rsid w:val="00522FD6"/>
    <w:rsid w:val="005233E0"/>
    <w:rsid w:val="00523BB2"/>
    <w:rsid w:val="00523C54"/>
    <w:rsid w:val="00523CD8"/>
    <w:rsid w:val="00524E72"/>
    <w:rsid w:val="0052522D"/>
    <w:rsid w:val="0052622B"/>
    <w:rsid w:val="00526477"/>
    <w:rsid w:val="00526931"/>
    <w:rsid w:val="005277A4"/>
    <w:rsid w:val="00527C2E"/>
    <w:rsid w:val="00530028"/>
    <w:rsid w:val="0053035E"/>
    <w:rsid w:val="0053072C"/>
    <w:rsid w:val="00530C29"/>
    <w:rsid w:val="005315A1"/>
    <w:rsid w:val="0053165D"/>
    <w:rsid w:val="00532F08"/>
    <w:rsid w:val="00533395"/>
    <w:rsid w:val="0053341D"/>
    <w:rsid w:val="005339FB"/>
    <w:rsid w:val="00534072"/>
    <w:rsid w:val="00534359"/>
    <w:rsid w:val="005358CE"/>
    <w:rsid w:val="00535B73"/>
    <w:rsid w:val="00536687"/>
    <w:rsid w:val="00537285"/>
    <w:rsid w:val="005373FE"/>
    <w:rsid w:val="005378DA"/>
    <w:rsid w:val="0054000C"/>
    <w:rsid w:val="00540A9D"/>
    <w:rsid w:val="00540ED4"/>
    <w:rsid w:val="00542054"/>
    <w:rsid w:val="00542461"/>
    <w:rsid w:val="00542735"/>
    <w:rsid w:val="0054273A"/>
    <w:rsid w:val="00543980"/>
    <w:rsid w:val="00543B8B"/>
    <w:rsid w:val="0054407A"/>
    <w:rsid w:val="0054415F"/>
    <w:rsid w:val="005442FE"/>
    <w:rsid w:val="00544929"/>
    <w:rsid w:val="00546409"/>
    <w:rsid w:val="00546E81"/>
    <w:rsid w:val="0054719B"/>
    <w:rsid w:val="00547298"/>
    <w:rsid w:val="005474F3"/>
    <w:rsid w:val="0054794C"/>
    <w:rsid w:val="00547E51"/>
    <w:rsid w:val="00547F4A"/>
    <w:rsid w:val="0055008D"/>
    <w:rsid w:val="0055064A"/>
    <w:rsid w:val="005506EB"/>
    <w:rsid w:val="00551093"/>
    <w:rsid w:val="005511CB"/>
    <w:rsid w:val="00551D79"/>
    <w:rsid w:val="00551E45"/>
    <w:rsid w:val="00552104"/>
    <w:rsid w:val="00552328"/>
    <w:rsid w:val="00552347"/>
    <w:rsid w:val="00552395"/>
    <w:rsid w:val="005523B3"/>
    <w:rsid w:val="005524F0"/>
    <w:rsid w:val="005527EC"/>
    <w:rsid w:val="00554CCC"/>
    <w:rsid w:val="00554DE6"/>
    <w:rsid w:val="00555260"/>
    <w:rsid w:val="00555A97"/>
    <w:rsid w:val="00556399"/>
    <w:rsid w:val="0055674A"/>
    <w:rsid w:val="00556849"/>
    <w:rsid w:val="00556C72"/>
    <w:rsid w:val="0055715E"/>
    <w:rsid w:val="005572E3"/>
    <w:rsid w:val="00557DFA"/>
    <w:rsid w:val="005601E2"/>
    <w:rsid w:val="00560406"/>
    <w:rsid w:val="00560555"/>
    <w:rsid w:val="0056059A"/>
    <w:rsid w:val="005610A1"/>
    <w:rsid w:val="005610C2"/>
    <w:rsid w:val="005617CE"/>
    <w:rsid w:val="005623CF"/>
    <w:rsid w:val="00562731"/>
    <w:rsid w:val="00562FE8"/>
    <w:rsid w:val="00563CBF"/>
    <w:rsid w:val="00564B2F"/>
    <w:rsid w:val="00564F33"/>
    <w:rsid w:val="0056666B"/>
    <w:rsid w:val="005671DF"/>
    <w:rsid w:val="00567882"/>
    <w:rsid w:val="00567D1F"/>
    <w:rsid w:val="00567D73"/>
    <w:rsid w:val="00570483"/>
    <w:rsid w:val="00570625"/>
    <w:rsid w:val="0057090C"/>
    <w:rsid w:val="00570955"/>
    <w:rsid w:val="00570CF9"/>
    <w:rsid w:val="00570F7D"/>
    <w:rsid w:val="0057111E"/>
    <w:rsid w:val="00571CB1"/>
    <w:rsid w:val="0057272B"/>
    <w:rsid w:val="00572D5B"/>
    <w:rsid w:val="00573265"/>
    <w:rsid w:val="00573AEE"/>
    <w:rsid w:val="00573EA8"/>
    <w:rsid w:val="00574425"/>
    <w:rsid w:val="0057546E"/>
    <w:rsid w:val="00575B8E"/>
    <w:rsid w:val="00575E75"/>
    <w:rsid w:val="00576074"/>
    <w:rsid w:val="00576B58"/>
    <w:rsid w:val="00577175"/>
    <w:rsid w:val="00577AC3"/>
    <w:rsid w:val="00577B98"/>
    <w:rsid w:val="0058060C"/>
    <w:rsid w:val="00580DF7"/>
    <w:rsid w:val="005812A7"/>
    <w:rsid w:val="00581C43"/>
    <w:rsid w:val="00581C47"/>
    <w:rsid w:val="00582465"/>
    <w:rsid w:val="00582BD9"/>
    <w:rsid w:val="00583EA4"/>
    <w:rsid w:val="00583F88"/>
    <w:rsid w:val="005842CE"/>
    <w:rsid w:val="00584543"/>
    <w:rsid w:val="0058460C"/>
    <w:rsid w:val="00584E10"/>
    <w:rsid w:val="00585ED7"/>
    <w:rsid w:val="00586853"/>
    <w:rsid w:val="005877D4"/>
    <w:rsid w:val="0059104E"/>
    <w:rsid w:val="00591A70"/>
    <w:rsid w:val="00591BD4"/>
    <w:rsid w:val="00592F48"/>
    <w:rsid w:val="00593243"/>
    <w:rsid w:val="0059324A"/>
    <w:rsid w:val="00593519"/>
    <w:rsid w:val="00593BDA"/>
    <w:rsid w:val="00593C38"/>
    <w:rsid w:val="00593D4D"/>
    <w:rsid w:val="00594BFC"/>
    <w:rsid w:val="00595335"/>
    <w:rsid w:val="005953C4"/>
    <w:rsid w:val="005957CD"/>
    <w:rsid w:val="00595DFD"/>
    <w:rsid w:val="00595F7D"/>
    <w:rsid w:val="00596F8C"/>
    <w:rsid w:val="005A0790"/>
    <w:rsid w:val="005A0B0D"/>
    <w:rsid w:val="005A0EE2"/>
    <w:rsid w:val="005A16A2"/>
    <w:rsid w:val="005A1BFB"/>
    <w:rsid w:val="005A2592"/>
    <w:rsid w:val="005A313B"/>
    <w:rsid w:val="005A31DD"/>
    <w:rsid w:val="005A345B"/>
    <w:rsid w:val="005A352A"/>
    <w:rsid w:val="005A4488"/>
    <w:rsid w:val="005A44D2"/>
    <w:rsid w:val="005A4A31"/>
    <w:rsid w:val="005A4EAA"/>
    <w:rsid w:val="005A52FE"/>
    <w:rsid w:val="005A5780"/>
    <w:rsid w:val="005A589B"/>
    <w:rsid w:val="005A6033"/>
    <w:rsid w:val="005A61E9"/>
    <w:rsid w:val="005A6315"/>
    <w:rsid w:val="005A7079"/>
    <w:rsid w:val="005A7394"/>
    <w:rsid w:val="005A78AD"/>
    <w:rsid w:val="005A792D"/>
    <w:rsid w:val="005A79AE"/>
    <w:rsid w:val="005B0D33"/>
    <w:rsid w:val="005B10BF"/>
    <w:rsid w:val="005B1507"/>
    <w:rsid w:val="005B1582"/>
    <w:rsid w:val="005B170B"/>
    <w:rsid w:val="005B1BF2"/>
    <w:rsid w:val="005B1FAF"/>
    <w:rsid w:val="005B2D65"/>
    <w:rsid w:val="005B31A0"/>
    <w:rsid w:val="005B33A3"/>
    <w:rsid w:val="005B45C1"/>
    <w:rsid w:val="005B4999"/>
    <w:rsid w:val="005B4D4A"/>
    <w:rsid w:val="005B4FA3"/>
    <w:rsid w:val="005B5555"/>
    <w:rsid w:val="005B5621"/>
    <w:rsid w:val="005B5682"/>
    <w:rsid w:val="005B5925"/>
    <w:rsid w:val="005B5EA7"/>
    <w:rsid w:val="005B630F"/>
    <w:rsid w:val="005B6885"/>
    <w:rsid w:val="005B73A2"/>
    <w:rsid w:val="005B7AEE"/>
    <w:rsid w:val="005B7CE6"/>
    <w:rsid w:val="005B7F45"/>
    <w:rsid w:val="005C1360"/>
    <w:rsid w:val="005C17FD"/>
    <w:rsid w:val="005C191A"/>
    <w:rsid w:val="005C1B6D"/>
    <w:rsid w:val="005C2F6F"/>
    <w:rsid w:val="005C3AB8"/>
    <w:rsid w:val="005C3BCE"/>
    <w:rsid w:val="005C3CE7"/>
    <w:rsid w:val="005C48A6"/>
    <w:rsid w:val="005C5A22"/>
    <w:rsid w:val="005C5BC8"/>
    <w:rsid w:val="005C6F21"/>
    <w:rsid w:val="005C73A6"/>
    <w:rsid w:val="005C7453"/>
    <w:rsid w:val="005C748C"/>
    <w:rsid w:val="005C7793"/>
    <w:rsid w:val="005C7A13"/>
    <w:rsid w:val="005D0724"/>
    <w:rsid w:val="005D072C"/>
    <w:rsid w:val="005D10B9"/>
    <w:rsid w:val="005D126E"/>
    <w:rsid w:val="005D13F8"/>
    <w:rsid w:val="005D20FB"/>
    <w:rsid w:val="005D22E1"/>
    <w:rsid w:val="005D2586"/>
    <w:rsid w:val="005D2763"/>
    <w:rsid w:val="005D2D19"/>
    <w:rsid w:val="005D2FEE"/>
    <w:rsid w:val="005D34C6"/>
    <w:rsid w:val="005D3574"/>
    <w:rsid w:val="005D3E5A"/>
    <w:rsid w:val="005D405D"/>
    <w:rsid w:val="005D46AE"/>
    <w:rsid w:val="005D4C0D"/>
    <w:rsid w:val="005D4E5A"/>
    <w:rsid w:val="005D4F49"/>
    <w:rsid w:val="005D52E3"/>
    <w:rsid w:val="005D5358"/>
    <w:rsid w:val="005D5B86"/>
    <w:rsid w:val="005D5F2E"/>
    <w:rsid w:val="005D5F69"/>
    <w:rsid w:val="005D62FE"/>
    <w:rsid w:val="005D64BD"/>
    <w:rsid w:val="005D74C2"/>
    <w:rsid w:val="005D7504"/>
    <w:rsid w:val="005E03A2"/>
    <w:rsid w:val="005E0BAA"/>
    <w:rsid w:val="005E0DC6"/>
    <w:rsid w:val="005E264C"/>
    <w:rsid w:val="005E2B61"/>
    <w:rsid w:val="005E2D56"/>
    <w:rsid w:val="005E31CE"/>
    <w:rsid w:val="005E342D"/>
    <w:rsid w:val="005E37B3"/>
    <w:rsid w:val="005E4423"/>
    <w:rsid w:val="005E5076"/>
    <w:rsid w:val="005E516A"/>
    <w:rsid w:val="005E62C9"/>
    <w:rsid w:val="005E781D"/>
    <w:rsid w:val="005E7EE1"/>
    <w:rsid w:val="005F07E4"/>
    <w:rsid w:val="005F1399"/>
    <w:rsid w:val="005F14E8"/>
    <w:rsid w:val="005F1652"/>
    <w:rsid w:val="005F16FE"/>
    <w:rsid w:val="005F1CE9"/>
    <w:rsid w:val="005F1E6B"/>
    <w:rsid w:val="005F26A8"/>
    <w:rsid w:val="005F2D3C"/>
    <w:rsid w:val="005F2FFF"/>
    <w:rsid w:val="005F3431"/>
    <w:rsid w:val="005F35BA"/>
    <w:rsid w:val="005F4402"/>
    <w:rsid w:val="005F4CDE"/>
    <w:rsid w:val="005F4D2F"/>
    <w:rsid w:val="005F4D59"/>
    <w:rsid w:val="005F4F29"/>
    <w:rsid w:val="005F5428"/>
    <w:rsid w:val="005F5A25"/>
    <w:rsid w:val="005F6C2B"/>
    <w:rsid w:val="005F6F71"/>
    <w:rsid w:val="005F7412"/>
    <w:rsid w:val="005F772B"/>
    <w:rsid w:val="005F7DD1"/>
    <w:rsid w:val="005F7F9B"/>
    <w:rsid w:val="006000AF"/>
    <w:rsid w:val="00600BF6"/>
    <w:rsid w:val="00601DF3"/>
    <w:rsid w:val="006022C0"/>
    <w:rsid w:val="0060288F"/>
    <w:rsid w:val="00602A22"/>
    <w:rsid w:val="00603225"/>
    <w:rsid w:val="006036C2"/>
    <w:rsid w:val="00603822"/>
    <w:rsid w:val="00603D03"/>
    <w:rsid w:val="00605088"/>
    <w:rsid w:val="00607F08"/>
    <w:rsid w:val="00610253"/>
    <w:rsid w:val="00610BC8"/>
    <w:rsid w:val="00610C50"/>
    <w:rsid w:val="006115E9"/>
    <w:rsid w:val="00611D27"/>
    <w:rsid w:val="006122C4"/>
    <w:rsid w:val="00612F07"/>
    <w:rsid w:val="0061325B"/>
    <w:rsid w:val="00613ABA"/>
    <w:rsid w:val="00614CAA"/>
    <w:rsid w:val="0061550C"/>
    <w:rsid w:val="00615B32"/>
    <w:rsid w:val="00616443"/>
    <w:rsid w:val="00616E8A"/>
    <w:rsid w:val="00616F1E"/>
    <w:rsid w:val="00617321"/>
    <w:rsid w:val="0061766A"/>
    <w:rsid w:val="006179B6"/>
    <w:rsid w:val="00617CB4"/>
    <w:rsid w:val="0062078D"/>
    <w:rsid w:val="00621430"/>
    <w:rsid w:val="006214A1"/>
    <w:rsid w:val="00621B19"/>
    <w:rsid w:val="0062205D"/>
    <w:rsid w:val="00622958"/>
    <w:rsid w:val="00622D28"/>
    <w:rsid w:val="00623189"/>
    <w:rsid w:val="0062390F"/>
    <w:rsid w:val="00623969"/>
    <w:rsid w:val="00623E39"/>
    <w:rsid w:val="00625679"/>
    <w:rsid w:val="006256B3"/>
    <w:rsid w:val="00625771"/>
    <w:rsid w:val="006257EC"/>
    <w:rsid w:val="00625AD7"/>
    <w:rsid w:val="00625E5C"/>
    <w:rsid w:val="00626654"/>
    <w:rsid w:val="00627792"/>
    <w:rsid w:val="00630B2F"/>
    <w:rsid w:val="00631F7E"/>
    <w:rsid w:val="00632662"/>
    <w:rsid w:val="00632AA0"/>
    <w:rsid w:val="006332C6"/>
    <w:rsid w:val="006337F0"/>
    <w:rsid w:val="006349FB"/>
    <w:rsid w:val="00634CAD"/>
    <w:rsid w:val="006358A2"/>
    <w:rsid w:val="00636091"/>
    <w:rsid w:val="006364CF"/>
    <w:rsid w:val="006375E5"/>
    <w:rsid w:val="00637FA8"/>
    <w:rsid w:val="00640613"/>
    <w:rsid w:val="00640637"/>
    <w:rsid w:val="00641B1B"/>
    <w:rsid w:val="00642F0B"/>
    <w:rsid w:val="00643042"/>
    <w:rsid w:val="006432D7"/>
    <w:rsid w:val="00643DAF"/>
    <w:rsid w:val="006440FE"/>
    <w:rsid w:val="0064457C"/>
    <w:rsid w:val="0064531A"/>
    <w:rsid w:val="00645A23"/>
    <w:rsid w:val="0064619E"/>
    <w:rsid w:val="0064718F"/>
    <w:rsid w:val="006477AA"/>
    <w:rsid w:val="00647FCA"/>
    <w:rsid w:val="006504D7"/>
    <w:rsid w:val="00650CEE"/>
    <w:rsid w:val="00651033"/>
    <w:rsid w:val="00651253"/>
    <w:rsid w:val="00651340"/>
    <w:rsid w:val="0065135D"/>
    <w:rsid w:val="006513AE"/>
    <w:rsid w:val="00651434"/>
    <w:rsid w:val="00651616"/>
    <w:rsid w:val="006516BD"/>
    <w:rsid w:val="0065210B"/>
    <w:rsid w:val="0065213E"/>
    <w:rsid w:val="00652623"/>
    <w:rsid w:val="00653C84"/>
    <w:rsid w:val="00653FB5"/>
    <w:rsid w:val="00654941"/>
    <w:rsid w:val="00654D5B"/>
    <w:rsid w:val="00655998"/>
    <w:rsid w:val="006560A6"/>
    <w:rsid w:val="00656302"/>
    <w:rsid w:val="00656725"/>
    <w:rsid w:val="0065727E"/>
    <w:rsid w:val="006577B2"/>
    <w:rsid w:val="00657A02"/>
    <w:rsid w:val="00660232"/>
    <w:rsid w:val="006603F8"/>
    <w:rsid w:val="006609A1"/>
    <w:rsid w:val="0066129A"/>
    <w:rsid w:val="006614D7"/>
    <w:rsid w:val="00661BF1"/>
    <w:rsid w:val="00661C81"/>
    <w:rsid w:val="00662A63"/>
    <w:rsid w:val="00663191"/>
    <w:rsid w:val="00663758"/>
    <w:rsid w:val="00663C70"/>
    <w:rsid w:val="00663CD2"/>
    <w:rsid w:val="0066400E"/>
    <w:rsid w:val="00664B4F"/>
    <w:rsid w:val="00664E56"/>
    <w:rsid w:val="00665FDA"/>
    <w:rsid w:val="00666A4B"/>
    <w:rsid w:val="00670475"/>
    <w:rsid w:val="006712F2"/>
    <w:rsid w:val="00671878"/>
    <w:rsid w:val="00672433"/>
    <w:rsid w:val="006725BB"/>
    <w:rsid w:val="00672914"/>
    <w:rsid w:val="00672F7F"/>
    <w:rsid w:val="006754CB"/>
    <w:rsid w:val="00675596"/>
    <w:rsid w:val="0067598E"/>
    <w:rsid w:val="00675B56"/>
    <w:rsid w:val="00675D65"/>
    <w:rsid w:val="0067610C"/>
    <w:rsid w:val="00677807"/>
    <w:rsid w:val="00677A5A"/>
    <w:rsid w:val="00677B09"/>
    <w:rsid w:val="006801EA"/>
    <w:rsid w:val="0068050C"/>
    <w:rsid w:val="00680659"/>
    <w:rsid w:val="00680C64"/>
    <w:rsid w:val="00680D74"/>
    <w:rsid w:val="00681AFF"/>
    <w:rsid w:val="00681EAD"/>
    <w:rsid w:val="0068372F"/>
    <w:rsid w:val="006839FD"/>
    <w:rsid w:val="00683CC8"/>
    <w:rsid w:val="00683CD6"/>
    <w:rsid w:val="006840B9"/>
    <w:rsid w:val="0068423F"/>
    <w:rsid w:val="00685309"/>
    <w:rsid w:val="006855B0"/>
    <w:rsid w:val="006866E0"/>
    <w:rsid w:val="006875E3"/>
    <w:rsid w:val="00687F2A"/>
    <w:rsid w:val="00687F63"/>
    <w:rsid w:val="0069032D"/>
    <w:rsid w:val="00690751"/>
    <w:rsid w:val="00691221"/>
    <w:rsid w:val="006931DD"/>
    <w:rsid w:val="0069343A"/>
    <w:rsid w:val="0069362F"/>
    <w:rsid w:val="00693BD1"/>
    <w:rsid w:val="00694F13"/>
    <w:rsid w:val="006951DC"/>
    <w:rsid w:val="00695296"/>
    <w:rsid w:val="0069565C"/>
    <w:rsid w:val="00695A66"/>
    <w:rsid w:val="00695AB3"/>
    <w:rsid w:val="006961E4"/>
    <w:rsid w:val="00697AD6"/>
    <w:rsid w:val="00697E57"/>
    <w:rsid w:val="006A0051"/>
    <w:rsid w:val="006A0116"/>
    <w:rsid w:val="006A026A"/>
    <w:rsid w:val="006A0585"/>
    <w:rsid w:val="006A05E3"/>
    <w:rsid w:val="006A077A"/>
    <w:rsid w:val="006A0DD4"/>
    <w:rsid w:val="006A189C"/>
    <w:rsid w:val="006A249D"/>
    <w:rsid w:val="006A265B"/>
    <w:rsid w:val="006A29D5"/>
    <w:rsid w:val="006A2B14"/>
    <w:rsid w:val="006A385D"/>
    <w:rsid w:val="006A3964"/>
    <w:rsid w:val="006A3AD8"/>
    <w:rsid w:val="006A50E7"/>
    <w:rsid w:val="006A620A"/>
    <w:rsid w:val="006A6535"/>
    <w:rsid w:val="006A68AC"/>
    <w:rsid w:val="006A70C0"/>
    <w:rsid w:val="006A729A"/>
    <w:rsid w:val="006A77C1"/>
    <w:rsid w:val="006B0817"/>
    <w:rsid w:val="006B0C34"/>
    <w:rsid w:val="006B0E1A"/>
    <w:rsid w:val="006B1305"/>
    <w:rsid w:val="006B2236"/>
    <w:rsid w:val="006B234F"/>
    <w:rsid w:val="006B2388"/>
    <w:rsid w:val="006B263C"/>
    <w:rsid w:val="006B272C"/>
    <w:rsid w:val="006B2A05"/>
    <w:rsid w:val="006B2A60"/>
    <w:rsid w:val="006B318E"/>
    <w:rsid w:val="006B3D9A"/>
    <w:rsid w:val="006B51B6"/>
    <w:rsid w:val="006B554A"/>
    <w:rsid w:val="006B66F0"/>
    <w:rsid w:val="006B688F"/>
    <w:rsid w:val="006B696E"/>
    <w:rsid w:val="006B6CC6"/>
    <w:rsid w:val="006B7AD9"/>
    <w:rsid w:val="006C060C"/>
    <w:rsid w:val="006C0AF4"/>
    <w:rsid w:val="006C132E"/>
    <w:rsid w:val="006C1524"/>
    <w:rsid w:val="006C1ACE"/>
    <w:rsid w:val="006C1B67"/>
    <w:rsid w:val="006C1D0A"/>
    <w:rsid w:val="006C1E2E"/>
    <w:rsid w:val="006C2A0C"/>
    <w:rsid w:val="006C2CF8"/>
    <w:rsid w:val="006C2CFE"/>
    <w:rsid w:val="006C2EB1"/>
    <w:rsid w:val="006C3107"/>
    <w:rsid w:val="006C36DF"/>
    <w:rsid w:val="006C3AC3"/>
    <w:rsid w:val="006C454C"/>
    <w:rsid w:val="006C4C50"/>
    <w:rsid w:val="006C5A71"/>
    <w:rsid w:val="006C5C09"/>
    <w:rsid w:val="006C61DB"/>
    <w:rsid w:val="006C62C1"/>
    <w:rsid w:val="006C666E"/>
    <w:rsid w:val="006C69A3"/>
    <w:rsid w:val="006C6ABD"/>
    <w:rsid w:val="006C6AF0"/>
    <w:rsid w:val="006C6CFF"/>
    <w:rsid w:val="006C709C"/>
    <w:rsid w:val="006C75BD"/>
    <w:rsid w:val="006D035E"/>
    <w:rsid w:val="006D060F"/>
    <w:rsid w:val="006D0822"/>
    <w:rsid w:val="006D0D12"/>
    <w:rsid w:val="006D1066"/>
    <w:rsid w:val="006D2813"/>
    <w:rsid w:val="006D4196"/>
    <w:rsid w:val="006D4AF6"/>
    <w:rsid w:val="006D4D55"/>
    <w:rsid w:val="006D524C"/>
    <w:rsid w:val="006D585D"/>
    <w:rsid w:val="006D5B35"/>
    <w:rsid w:val="006D6126"/>
    <w:rsid w:val="006D643A"/>
    <w:rsid w:val="006D64B3"/>
    <w:rsid w:val="006D6D76"/>
    <w:rsid w:val="006D75A3"/>
    <w:rsid w:val="006E0D4D"/>
    <w:rsid w:val="006E14E4"/>
    <w:rsid w:val="006E18AC"/>
    <w:rsid w:val="006E1FAC"/>
    <w:rsid w:val="006E22C3"/>
    <w:rsid w:val="006E2E3C"/>
    <w:rsid w:val="006E32E6"/>
    <w:rsid w:val="006E35AF"/>
    <w:rsid w:val="006E49A6"/>
    <w:rsid w:val="006E50B0"/>
    <w:rsid w:val="006E5127"/>
    <w:rsid w:val="006E57AC"/>
    <w:rsid w:val="006E5A1C"/>
    <w:rsid w:val="006E606C"/>
    <w:rsid w:val="006E6AEF"/>
    <w:rsid w:val="006E6B84"/>
    <w:rsid w:val="006E7763"/>
    <w:rsid w:val="006E79E3"/>
    <w:rsid w:val="006E7B20"/>
    <w:rsid w:val="006F08DA"/>
    <w:rsid w:val="006F0904"/>
    <w:rsid w:val="006F146E"/>
    <w:rsid w:val="006F1672"/>
    <w:rsid w:val="006F17B4"/>
    <w:rsid w:val="006F1982"/>
    <w:rsid w:val="006F205B"/>
    <w:rsid w:val="006F252B"/>
    <w:rsid w:val="006F25D1"/>
    <w:rsid w:val="006F375A"/>
    <w:rsid w:val="006F3B17"/>
    <w:rsid w:val="006F3CC5"/>
    <w:rsid w:val="006F45F8"/>
    <w:rsid w:val="006F5052"/>
    <w:rsid w:val="006F60AA"/>
    <w:rsid w:val="006F62A0"/>
    <w:rsid w:val="006F73BA"/>
    <w:rsid w:val="00700130"/>
    <w:rsid w:val="00700B27"/>
    <w:rsid w:val="007035D6"/>
    <w:rsid w:val="0070399B"/>
    <w:rsid w:val="007042A4"/>
    <w:rsid w:val="0070456E"/>
    <w:rsid w:val="00705D23"/>
    <w:rsid w:val="00705D5F"/>
    <w:rsid w:val="007078AC"/>
    <w:rsid w:val="00707A67"/>
    <w:rsid w:val="00707AF4"/>
    <w:rsid w:val="00707E5B"/>
    <w:rsid w:val="00710494"/>
    <w:rsid w:val="007109DA"/>
    <w:rsid w:val="0071163C"/>
    <w:rsid w:val="007116C5"/>
    <w:rsid w:val="00711791"/>
    <w:rsid w:val="00711871"/>
    <w:rsid w:val="0071226D"/>
    <w:rsid w:val="00712376"/>
    <w:rsid w:val="00712A58"/>
    <w:rsid w:val="00712CFC"/>
    <w:rsid w:val="00712DB1"/>
    <w:rsid w:val="007135B1"/>
    <w:rsid w:val="00713C71"/>
    <w:rsid w:val="007154F0"/>
    <w:rsid w:val="007158E7"/>
    <w:rsid w:val="0071622A"/>
    <w:rsid w:val="00716357"/>
    <w:rsid w:val="00716AEC"/>
    <w:rsid w:val="00716D51"/>
    <w:rsid w:val="00717AC1"/>
    <w:rsid w:val="007202B8"/>
    <w:rsid w:val="00720CFE"/>
    <w:rsid w:val="00721103"/>
    <w:rsid w:val="00722243"/>
    <w:rsid w:val="00722C10"/>
    <w:rsid w:val="00722C6A"/>
    <w:rsid w:val="00722D4E"/>
    <w:rsid w:val="007231CB"/>
    <w:rsid w:val="007234E4"/>
    <w:rsid w:val="00723688"/>
    <w:rsid w:val="00724843"/>
    <w:rsid w:val="00724946"/>
    <w:rsid w:val="007249BA"/>
    <w:rsid w:val="00724A92"/>
    <w:rsid w:val="00725A6C"/>
    <w:rsid w:val="00725ACC"/>
    <w:rsid w:val="00725C96"/>
    <w:rsid w:val="0072601C"/>
    <w:rsid w:val="00726278"/>
    <w:rsid w:val="00726C73"/>
    <w:rsid w:val="0072705D"/>
    <w:rsid w:val="00727067"/>
    <w:rsid w:val="007272C7"/>
    <w:rsid w:val="0072750E"/>
    <w:rsid w:val="007275E7"/>
    <w:rsid w:val="007307A9"/>
    <w:rsid w:val="00730DCD"/>
    <w:rsid w:val="00730DD3"/>
    <w:rsid w:val="00731981"/>
    <w:rsid w:val="00732267"/>
    <w:rsid w:val="00732695"/>
    <w:rsid w:val="007327C7"/>
    <w:rsid w:val="00733059"/>
    <w:rsid w:val="007330C4"/>
    <w:rsid w:val="00733969"/>
    <w:rsid w:val="0073399C"/>
    <w:rsid w:val="00733F0E"/>
    <w:rsid w:val="007344A1"/>
    <w:rsid w:val="007348EC"/>
    <w:rsid w:val="0073504F"/>
    <w:rsid w:val="0073524A"/>
    <w:rsid w:val="00735674"/>
    <w:rsid w:val="007357CD"/>
    <w:rsid w:val="00735A9D"/>
    <w:rsid w:val="00735B3C"/>
    <w:rsid w:val="007369FB"/>
    <w:rsid w:val="007369FE"/>
    <w:rsid w:val="00736D51"/>
    <w:rsid w:val="0073750C"/>
    <w:rsid w:val="007401A9"/>
    <w:rsid w:val="00741542"/>
    <w:rsid w:val="007417C2"/>
    <w:rsid w:val="00741B9C"/>
    <w:rsid w:val="00741FFA"/>
    <w:rsid w:val="0074233D"/>
    <w:rsid w:val="00742989"/>
    <w:rsid w:val="00742B8F"/>
    <w:rsid w:val="007434D4"/>
    <w:rsid w:val="00743B65"/>
    <w:rsid w:val="0074404C"/>
    <w:rsid w:val="00744C42"/>
    <w:rsid w:val="00745CAE"/>
    <w:rsid w:val="0074619F"/>
    <w:rsid w:val="00746BA4"/>
    <w:rsid w:val="00747D49"/>
    <w:rsid w:val="00747DF3"/>
    <w:rsid w:val="007504D7"/>
    <w:rsid w:val="00750A8A"/>
    <w:rsid w:val="007512DA"/>
    <w:rsid w:val="00751626"/>
    <w:rsid w:val="00751752"/>
    <w:rsid w:val="007528D7"/>
    <w:rsid w:val="00752E15"/>
    <w:rsid w:val="007539D3"/>
    <w:rsid w:val="00753F6B"/>
    <w:rsid w:val="00753FFC"/>
    <w:rsid w:val="0075413A"/>
    <w:rsid w:val="00754BA8"/>
    <w:rsid w:val="00754FAE"/>
    <w:rsid w:val="00755607"/>
    <w:rsid w:val="007557F9"/>
    <w:rsid w:val="00755D0C"/>
    <w:rsid w:val="007562D6"/>
    <w:rsid w:val="0075682D"/>
    <w:rsid w:val="007574D1"/>
    <w:rsid w:val="00757D4B"/>
    <w:rsid w:val="0076045E"/>
    <w:rsid w:val="007618EC"/>
    <w:rsid w:val="00761DD6"/>
    <w:rsid w:val="007621ED"/>
    <w:rsid w:val="00762C36"/>
    <w:rsid w:val="007632EE"/>
    <w:rsid w:val="007640D4"/>
    <w:rsid w:val="0076414B"/>
    <w:rsid w:val="00764D25"/>
    <w:rsid w:val="007663B5"/>
    <w:rsid w:val="00766760"/>
    <w:rsid w:val="00766D21"/>
    <w:rsid w:val="00766FC9"/>
    <w:rsid w:val="007704DC"/>
    <w:rsid w:val="00770F13"/>
    <w:rsid w:val="007714BA"/>
    <w:rsid w:val="007732BE"/>
    <w:rsid w:val="00773503"/>
    <w:rsid w:val="007735EE"/>
    <w:rsid w:val="0077371A"/>
    <w:rsid w:val="0077371F"/>
    <w:rsid w:val="00774046"/>
    <w:rsid w:val="007741F8"/>
    <w:rsid w:val="00774C46"/>
    <w:rsid w:val="0077546D"/>
    <w:rsid w:val="00775C7A"/>
    <w:rsid w:val="00775DCE"/>
    <w:rsid w:val="0077668F"/>
    <w:rsid w:val="00777329"/>
    <w:rsid w:val="00777584"/>
    <w:rsid w:val="00781492"/>
    <w:rsid w:val="0078151A"/>
    <w:rsid w:val="007826E9"/>
    <w:rsid w:val="0078281A"/>
    <w:rsid w:val="007833CE"/>
    <w:rsid w:val="0078433A"/>
    <w:rsid w:val="007848CF"/>
    <w:rsid w:val="00784B4C"/>
    <w:rsid w:val="00784C29"/>
    <w:rsid w:val="00786BF9"/>
    <w:rsid w:val="00786F97"/>
    <w:rsid w:val="00786FC1"/>
    <w:rsid w:val="0078764C"/>
    <w:rsid w:val="00787AC4"/>
    <w:rsid w:val="00787BFB"/>
    <w:rsid w:val="0079073A"/>
    <w:rsid w:val="00790849"/>
    <w:rsid w:val="00790DBF"/>
    <w:rsid w:val="00791B5D"/>
    <w:rsid w:val="00791C80"/>
    <w:rsid w:val="0079229A"/>
    <w:rsid w:val="0079277A"/>
    <w:rsid w:val="00793071"/>
    <w:rsid w:val="00793C64"/>
    <w:rsid w:val="00794252"/>
    <w:rsid w:val="00794764"/>
    <w:rsid w:val="007949AB"/>
    <w:rsid w:val="0079503C"/>
    <w:rsid w:val="00795530"/>
    <w:rsid w:val="00795F43"/>
    <w:rsid w:val="00796495"/>
    <w:rsid w:val="00796881"/>
    <w:rsid w:val="00797869"/>
    <w:rsid w:val="007A0963"/>
    <w:rsid w:val="007A09DA"/>
    <w:rsid w:val="007A09DB"/>
    <w:rsid w:val="007A09ED"/>
    <w:rsid w:val="007A2ACC"/>
    <w:rsid w:val="007A309A"/>
    <w:rsid w:val="007A31DB"/>
    <w:rsid w:val="007A356E"/>
    <w:rsid w:val="007A4956"/>
    <w:rsid w:val="007A4995"/>
    <w:rsid w:val="007A4BAC"/>
    <w:rsid w:val="007A4CE8"/>
    <w:rsid w:val="007A53DB"/>
    <w:rsid w:val="007A5DCD"/>
    <w:rsid w:val="007A5F97"/>
    <w:rsid w:val="007B043A"/>
    <w:rsid w:val="007B0D07"/>
    <w:rsid w:val="007B2BB0"/>
    <w:rsid w:val="007B2CC6"/>
    <w:rsid w:val="007B31A3"/>
    <w:rsid w:val="007B4931"/>
    <w:rsid w:val="007B4D85"/>
    <w:rsid w:val="007B5097"/>
    <w:rsid w:val="007B52EC"/>
    <w:rsid w:val="007B5D0E"/>
    <w:rsid w:val="007B5ED7"/>
    <w:rsid w:val="007B67F3"/>
    <w:rsid w:val="007B6B11"/>
    <w:rsid w:val="007B796A"/>
    <w:rsid w:val="007C093C"/>
    <w:rsid w:val="007C0F2B"/>
    <w:rsid w:val="007C1F04"/>
    <w:rsid w:val="007C24F2"/>
    <w:rsid w:val="007C2F80"/>
    <w:rsid w:val="007C33DC"/>
    <w:rsid w:val="007C36EB"/>
    <w:rsid w:val="007C3D64"/>
    <w:rsid w:val="007C5488"/>
    <w:rsid w:val="007C599C"/>
    <w:rsid w:val="007C5F2F"/>
    <w:rsid w:val="007C6491"/>
    <w:rsid w:val="007C7661"/>
    <w:rsid w:val="007C7871"/>
    <w:rsid w:val="007D1019"/>
    <w:rsid w:val="007D1078"/>
    <w:rsid w:val="007D1551"/>
    <w:rsid w:val="007D1939"/>
    <w:rsid w:val="007D2777"/>
    <w:rsid w:val="007D3F86"/>
    <w:rsid w:val="007D3F8A"/>
    <w:rsid w:val="007D3FDC"/>
    <w:rsid w:val="007D474B"/>
    <w:rsid w:val="007D4DFE"/>
    <w:rsid w:val="007D5483"/>
    <w:rsid w:val="007D58D7"/>
    <w:rsid w:val="007D596F"/>
    <w:rsid w:val="007D59FF"/>
    <w:rsid w:val="007D5F0E"/>
    <w:rsid w:val="007D62E6"/>
    <w:rsid w:val="007D68BA"/>
    <w:rsid w:val="007D74D8"/>
    <w:rsid w:val="007D7524"/>
    <w:rsid w:val="007D778A"/>
    <w:rsid w:val="007E0632"/>
    <w:rsid w:val="007E076B"/>
    <w:rsid w:val="007E0FEE"/>
    <w:rsid w:val="007E1F3D"/>
    <w:rsid w:val="007E24C0"/>
    <w:rsid w:val="007E24E2"/>
    <w:rsid w:val="007E27F7"/>
    <w:rsid w:val="007E2843"/>
    <w:rsid w:val="007E2CE9"/>
    <w:rsid w:val="007E2DD2"/>
    <w:rsid w:val="007E37B5"/>
    <w:rsid w:val="007E42B4"/>
    <w:rsid w:val="007E43C1"/>
    <w:rsid w:val="007E478A"/>
    <w:rsid w:val="007E4BC3"/>
    <w:rsid w:val="007E530C"/>
    <w:rsid w:val="007E53DD"/>
    <w:rsid w:val="007E55CE"/>
    <w:rsid w:val="007E5B6A"/>
    <w:rsid w:val="007E5E0D"/>
    <w:rsid w:val="007E6821"/>
    <w:rsid w:val="007E7111"/>
    <w:rsid w:val="007E76B8"/>
    <w:rsid w:val="007E7A28"/>
    <w:rsid w:val="007F08D2"/>
    <w:rsid w:val="007F0DB1"/>
    <w:rsid w:val="007F11C5"/>
    <w:rsid w:val="007F152F"/>
    <w:rsid w:val="007F3236"/>
    <w:rsid w:val="007F3345"/>
    <w:rsid w:val="007F3B4F"/>
    <w:rsid w:val="007F41B8"/>
    <w:rsid w:val="007F4BE2"/>
    <w:rsid w:val="007F512A"/>
    <w:rsid w:val="007F543B"/>
    <w:rsid w:val="007F5BB7"/>
    <w:rsid w:val="007F6675"/>
    <w:rsid w:val="007F68F2"/>
    <w:rsid w:val="007F74A0"/>
    <w:rsid w:val="007F7A08"/>
    <w:rsid w:val="00800380"/>
    <w:rsid w:val="00801157"/>
    <w:rsid w:val="00802C8F"/>
    <w:rsid w:val="00803E92"/>
    <w:rsid w:val="00804669"/>
    <w:rsid w:val="008048CC"/>
    <w:rsid w:val="00804C73"/>
    <w:rsid w:val="00804E59"/>
    <w:rsid w:val="00805DC2"/>
    <w:rsid w:val="00806738"/>
    <w:rsid w:val="008068F8"/>
    <w:rsid w:val="0080705C"/>
    <w:rsid w:val="008107B6"/>
    <w:rsid w:val="00810D45"/>
    <w:rsid w:val="008112B9"/>
    <w:rsid w:val="00811A24"/>
    <w:rsid w:val="00812247"/>
    <w:rsid w:val="00812A84"/>
    <w:rsid w:val="00812CB0"/>
    <w:rsid w:val="00812E5D"/>
    <w:rsid w:val="00812EBE"/>
    <w:rsid w:val="00813AA7"/>
    <w:rsid w:val="00814053"/>
    <w:rsid w:val="00814177"/>
    <w:rsid w:val="00814F3D"/>
    <w:rsid w:val="008152DC"/>
    <w:rsid w:val="0081633D"/>
    <w:rsid w:val="008165FE"/>
    <w:rsid w:val="00816713"/>
    <w:rsid w:val="00816B03"/>
    <w:rsid w:val="00816B4C"/>
    <w:rsid w:val="00816CA8"/>
    <w:rsid w:val="00816E26"/>
    <w:rsid w:val="0081767C"/>
    <w:rsid w:val="00817D69"/>
    <w:rsid w:val="008201EB"/>
    <w:rsid w:val="0082067E"/>
    <w:rsid w:val="00821522"/>
    <w:rsid w:val="0082175F"/>
    <w:rsid w:val="00822637"/>
    <w:rsid w:val="00822CCF"/>
    <w:rsid w:val="00822E07"/>
    <w:rsid w:val="0082331C"/>
    <w:rsid w:val="008235A4"/>
    <w:rsid w:val="00823916"/>
    <w:rsid w:val="008239F4"/>
    <w:rsid w:val="00823F6E"/>
    <w:rsid w:val="00824412"/>
    <w:rsid w:val="00825381"/>
    <w:rsid w:val="00825A51"/>
    <w:rsid w:val="00826075"/>
    <w:rsid w:val="00827102"/>
    <w:rsid w:val="008272D8"/>
    <w:rsid w:val="0082736A"/>
    <w:rsid w:val="00827394"/>
    <w:rsid w:val="00827829"/>
    <w:rsid w:val="00827EA1"/>
    <w:rsid w:val="00830EC4"/>
    <w:rsid w:val="00831BEB"/>
    <w:rsid w:val="00832002"/>
    <w:rsid w:val="008321F6"/>
    <w:rsid w:val="008326F5"/>
    <w:rsid w:val="00832D34"/>
    <w:rsid w:val="008337BC"/>
    <w:rsid w:val="00833C2F"/>
    <w:rsid w:val="008345E5"/>
    <w:rsid w:val="00834803"/>
    <w:rsid w:val="00834BD3"/>
    <w:rsid w:val="00834E09"/>
    <w:rsid w:val="00835754"/>
    <w:rsid w:val="00835B50"/>
    <w:rsid w:val="008360C1"/>
    <w:rsid w:val="00836652"/>
    <w:rsid w:val="008366DA"/>
    <w:rsid w:val="008366E6"/>
    <w:rsid w:val="00837A5C"/>
    <w:rsid w:val="00837C9A"/>
    <w:rsid w:val="00837E63"/>
    <w:rsid w:val="00840643"/>
    <w:rsid w:val="00842A23"/>
    <w:rsid w:val="00842A44"/>
    <w:rsid w:val="00842FCB"/>
    <w:rsid w:val="00843E19"/>
    <w:rsid w:val="0084419C"/>
    <w:rsid w:val="008443E7"/>
    <w:rsid w:val="008447C1"/>
    <w:rsid w:val="008447E4"/>
    <w:rsid w:val="00844B94"/>
    <w:rsid w:val="00844E7D"/>
    <w:rsid w:val="008466A5"/>
    <w:rsid w:val="00846EC8"/>
    <w:rsid w:val="00847746"/>
    <w:rsid w:val="00847F6E"/>
    <w:rsid w:val="008500AF"/>
    <w:rsid w:val="00850250"/>
    <w:rsid w:val="008503FE"/>
    <w:rsid w:val="00850C75"/>
    <w:rsid w:val="00850F1D"/>
    <w:rsid w:val="00851CA8"/>
    <w:rsid w:val="00851D23"/>
    <w:rsid w:val="008529A6"/>
    <w:rsid w:val="00852ED5"/>
    <w:rsid w:val="00853085"/>
    <w:rsid w:val="0085342C"/>
    <w:rsid w:val="00854C45"/>
    <w:rsid w:val="008554FC"/>
    <w:rsid w:val="00855580"/>
    <w:rsid w:val="00855A45"/>
    <w:rsid w:val="00855CFF"/>
    <w:rsid w:val="008576B5"/>
    <w:rsid w:val="00857892"/>
    <w:rsid w:val="008579B3"/>
    <w:rsid w:val="00857C88"/>
    <w:rsid w:val="00857F12"/>
    <w:rsid w:val="00860124"/>
    <w:rsid w:val="0086044E"/>
    <w:rsid w:val="0086062D"/>
    <w:rsid w:val="008606AD"/>
    <w:rsid w:val="008609E4"/>
    <w:rsid w:val="00860F10"/>
    <w:rsid w:val="00861AAE"/>
    <w:rsid w:val="00861B49"/>
    <w:rsid w:val="00861DDC"/>
    <w:rsid w:val="00861EFB"/>
    <w:rsid w:val="00862463"/>
    <w:rsid w:val="008627C2"/>
    <w:rsid w:val="00862BB1"/>
    <w:rsid w:val="00862BB6"/>
    <w:rsid w:val="00862BDB"/>
    <w:rsid w:val="00862FA3"/>
    <w:rsid w:val="00865343"/>
    <w:rsid w:val="00866AED"/>
    <w:rsid w:val="00866C2D"/>
    <w:rsid w:val="0086710C"/>
    <w:rsid w:val="00867545"/>
    <w:rsid w:val="0086767C"/>
    <w:rsid w:val="00867917"/>
    <w:rsid w:val="00867963"/>
    <w:rsid w:val="008704B4"/>
    <w:rsid w:val="00870AA2"/>
    <w:rsid w:val="008726C1"/>
    <w:rsid w:val="00873372"/>
    <w:rsid w:val="00873B89"/>
    <w:rsid w:val="00873ECB"/>
    <w:rsid w:val="00873FBF"/>
    <w:rsid w:val="00874192"/>
    <w:rsid w:val="008743BE"/>
    <w:rsid w:val="008746D0"/>
    <w:rsid w:val="00874713"/>
    <w:rsid w:val="008755D5"/>
    <w:rsid w:val="0087581E"/>
    <w:rsid w:val="00875999"/>
    <w:rsid w:val="008767AE"/>
    <w:rsid w:val="00880A8A"/>
    <w:rsid w:val="00882267"/>
    <w:rsid w:val="0088255C"/>
    <w:rsid w:val="008829A4"/>
    <w:rsid w:val="00882D45"/>
    <w:rsid w:val="008835F5"/>
    <w:rsid w:val="00884E89"/>
    <w:rsid w:val="0088522C"/>
    <w:rsid w:val="008859EA"/>
    <w:rsid w:val="00885B3E"/>
    <w:rsid w:val="00885B55"/>
    <w:rsid w:val="00885F39"/>
    <w:rsid w:val="00886879"/>
    <w:rsid w:val="00887562"/>
    <w:rsid w:val="00890096"/>
    <w:rsid w:val="00890C6D"/>
    <w:rsid w:val="00890E3F"/>
    <w:rsid w:val="00891075"/>
    <w:rsid w:val="00891131"/>
    <w:rsid w:val="00891713"/>
    <w:rsid w:val="0089189C"/>
    <w:rsid w:val="00891C6C"/>
    <w:rsid w:val="00891EF2"/>
    <w:rsid w:val="008922E9"/>
    <w:rsid w:val="008928DD"/>
    <w:rsid w:val="00892C16"/>
    <w:rsid w:val="0089359C"/>
    <w:rsid w:val="00893D78"/>
    <w:rsid w:val="00894448"/>
    <w:rsid w:val="008944BA"/>
    <w:rsid w:val="008944CF"/>
    <w:rsid w:val="00894BAD"/>
    <w:rsid w:val="008952B4"/>
    <w:rsid w:val="008953EE"/>
    <w:rsid w:val="00895D19"/>
    <w:rsid w:val="008963CF"/>
    <w:rsid w:val="00896F4E"/>
    <w:rsid w:val="008A0260"/>
    <w:rsid w:val="008A0292"/>
    <w:rsid w:val="008A05E7"/>
    <w:rsid w:val="008A12F3"/>
    <w:rsid w:val="008A2390"/>
    <w:rsid w:val="008A2609"/>
    <w:rsid w:val="008A274A"/>
    <w:rsid w:val="008A2BC0"/>
    <w:rsid w:val="008A2E5B"/>
    <w:rsid w:val="008A3270"/>
    <w:rsid w:val="008A37C0"/>
    <w:rsid w:val="008A3855"/>
    <w:rsid w:val="008A5A4C"/>
    <w:rsid w:val="008A5EB6"/>
    <w:rsid w:val="008A5EF3"/>
    <w:rsid w:val="008A638C"/>
    <w:rsid w:val="008A678C"/>
    <w:rsid w:val="008A6988"/>
    <w:rsid w:val="008A6AAD"/>
    <w:rsid w:val="008A701E"/>
    <w:rsid w:val="008A7F7C"/>
    <w:rsid w:val="008B006A"/>
    <w:rsid w:val="008B0141"/>
    <w:rsid w:val="008B0DF5"/>
    <w:rsid w:val="008B140B"/>
    <w:rsid w:val="008B26D9"/>
    <w:rsid w:val="008B2930"/>
    <w:rsid w:val="008B2B08"/>
    <w:rsid w:val="008B3280"/>
    <w:rsid w:val="008B36F1"/>
    <w:rsid w:val="008B398E"/>
    <w:rsid w:val="008B424A"/>
    <w:rsid w:val="008B433A"/>
    <w:rsid w:val="008B48B2"/>
    <w:rsid w:val="008B4973"/>
    <w:rsid w:val="008B4CF7"/>
    <w:rsid w:val="008B4D67"/>
    <w:rsid w:val="008B615E"/>
    <w:rsid w:val="008B68AC"/>
    <w:rsid w:val="008B69CC"/>
    <w:rsid w:val="008B6A13"/>
    <w:rsid w:val="008B6A25"/>
    <w:rsid w:val="008B6AA1"/>
    <w:rsid w:val="008B6D30"/>
    <w:rsid w:val="008B7228"/>
    <w:rsid w:val="008B7834"/>
    <w:rsid w:val="008B7A03"/>
    <w:rsid w:val="008C051F"/>
    <w:rsid w:val="008C05C5"/>
    <w:rsid w:val="008C08EB"/>
    <w:rsid w:val="008C0E0D"/>
    <w:rsid w:val="008C0FF6"/>
    <w:rsid w:val="008C1837"/>
    <w:rsid w:val="008C2A06"/>
    <w:rsid w:val="008C350B"/>
    <w:rsid w:val="008C35B9"/>
    <w:rsid w:val="008C3849"/>
    <w:rsid w:val="008C3B8F"/>
    <w:rsid w:val="008C44C7"/>
    <w:rsid w:val="008C4788"/>
    <w:rsid w:val="008C48D6"/>
    <w:rsid w:val="008C4A56"/>
    <w:rsid w:val="008C4DBA"/>
    <w:rsid w:val="008C50BB"/>
    <w:rsid w:val="008C5334"/>
    <w:rsid w:val="008C6C55"/>
    <w:rsid w:val="008C6D32"/>
    <w:rsid w:val="008C6E07"/>
    <w:rsid w:val="008C74D7"/>
    <w:rsid w:val="008C7BCA"/>
    <w:rsid w:val="008C7F61"/>
    <w:rsid w:val="008D043F"/>
    <w:rsid w:val="008D0AA4"/>
    <w:rsid w:val="008D0CC8"/>
    <w:rsid w:val="008D1343"/>
    <w:rsid w:val="008D2759"/>
    <w:rsid w:val="008D2B98"/>
    <w:rsid w:val="008D2F65"/>
    <w:rsid w:val="008D34E2"/>
    <w:rsid w:val="008D3C52"/>
    <w:rsid w:val="008D4AC3"/>
    <w:rsid w:val="008D5769"/>
    <w:rsid w:val="008D5908"/>
    <w:rsid w:val="008D5942"/>
    <w:rsid w:val="008D5BE3"/>
    <w:rsid w:val="008D5F04"/>
    <w:rsid w:val="008D75A3"/>
    <w:rsid w:val="008D7E54"/>
    <w:rsid w:val="008D7FA5"/>
    <w:rsid w:val="008E045D"/>
    <w:rsid w:val="008E1B80"/>
    <w:rsid w:val="008E2666"/>
    <w:rsid w:val="008E2A6B"/>
    <w:rsid w:val="008E2AE7"/>
    <w:rsid w:val="008E2FF6"/>
    <w:rsid w:val="008E3057"/>
    <w:rsid w:val="008E3380"/>
    <w:rsid w:val="008E33E2"/>
    <w:rsid w:val="008E4BDC"/>
    <w:rsid w:val="008E4C59"/>
    <w:rsid w:val="008E51AE"/>
    <w:rsid w:val="008E54CA"/>
    <w:rsid w:val="008E5745"/>
    <w:rsid w:val="008E5877"/>
    <w:rsid w:val="008E59AD"/>
    <w:rsid w:val="008E5A0A"/>
    <w:rsid w:val="008E6802"/>
    <w:rsid w:val="008E6DB3"/>
    <w:rsid w:val="008E788E"/>
    <w:rsid w:val="008E7A07"/>
    <w:rsid w:val="008F0118"/>
    <w:rsid w:val="008F0204"/>
    <w:rsid w:val="008F0446"/>
    <w:rsid w:val="008F067E"/>
    <w:rsid w:val="008F085C"/>
    <w:rsid w:val="008F0D70"/>
    <w:rsid w:val="008F0F07"/>
    <w:rsid w:val="008F1023"/>
    <w:rsid w:val="008F1948"/>
    <w:rsid w:val="008F21EF"/>
    <w:rsid w:val="008F221E"/>
    <w:rsid w:val="008F2280"/>
    <w:rsid w:val="008F26C7"/>
    <w:rsid w:val="008F2C97"/>
    <w:rsid w:val="008F2DBA"/>
    <w:rsid w:val="008F3584"/>
    <w:rsid w:val="008F35ED"/>
    <w:rsid w:val="008F363A"/>
    <w:rsid w:val="008F3BD4"/>
    <w:rsid w:val="008F4312"/>
    <w:rsid w:val="008F4C8B"/>
    <w:rsid w:val="008F4E16"/>
    <w:rsid w:val="008F521F"/>
    <w:rsid w:val="008F5B54"/>
    <w:rsid w:val="008F5BD4"/>
    <w:rsid w:val="008F6401"/>
    <w:rsid w:val="008F693B"/>
    <w:rsid w:val="008F7021"/>
    <w:rsid w:val="008F74AF"/>
    <w:rsid w:val="008F7548"/>
    <w:rsid w:val="008F79C1"/>
    <w:rsid w:val="008F7EBC"/>
    <w:rsid w:val="008F7FCC"/>
    <w:rsid w:val="00900183"/>
    <w:rsid w:val="00900292"/>
    <w:rsid w:val="009010A5"/>
    <w:rsid w:val="00901150"/>
    <w:rsid w:val="009020DD"/>
    <w:rsid w:val="00903C93"/>
    <w:rsid w:val="00904590"/>
    <w:rsid w:val="0090544B"/>
    <w:rsid w:val="009056EB"/>
    <w:rsid w:val="0090590B"/>
    <w:rsid w:val="00905CEF"/>
    <w:rsid w:val="00905CF6"/>
    <w:rsid w:val="009060FC"/>
    <w:rsid w:val="00907AEF"/>
    <w:rsid w:val="00910D62"/>
    <w:rsid w:val="00911158"/>
    <w:rsid w:val="009111C0"/>
    <w:rsid w:val="0091144F"/>
    <w:rsid w:val="009114E9"/>
    <w:rsid w:val="0091174E"/>
    <w:rsid w:val="00911E10"/>
    <w:rsid w:val="00912FD3"/>
    <w:rsid w:val="00913249"/>
    <w:rsid w:val="009143F9"/>
    <w:rsid w:val="0091573D"/>
    <w:rsid w:val="00915CF9"/>
    <w:rsid w:val="00915ED8"/>
    <w:rsid w:val="0091631C"/>
    <w:rsid w:val="00916525"/>
    <w:rsid w:val="00917495"/>
    <w:rsid w:val="00920055"/>
    <w:rsid w:val="0092007B"/>
    <w:rsid w:val="0092086F"/>
    <w:rsid w:val="0092133C"/>
    <w:rsid w:val="009218A9"/>
    <w:rsid w:val="00921BCD"/>
    <w:rsid w:val="00922514"/>
    <w:rsid w:val="00922B2B"/>
    <w:rsid w:val="00922E43"/>
    <w:rsid w:val="00923401"/>
    <w:rsid w:val="0092352C"/>
    <w:rsid w:val="00923A68"/>
    <w:rsid w:val="00923B2F"/>
    <w:rsid w:val="00924881"/>
    <w:rsid w:val="00924933"/>
    <w:rsid w:val="00924A33"/>
    <w:rsid w:val="00924B03"/>
    <w:rsid w:val="00924EF1"/>
    <w:rsid w:val="0092597D"/>
    <w:rsid w:val="009266B0"/>
    <w:rsid w:val="00926910"/>
    <w:rsid w:val="0092705F"/>
    <w:rsid w:val="009300F5"/>
    <w:rsid w:val="009308C7"/>
    <w:rsid w:val="00930C71"/>
    <w:rsid w:val="00930F7A"/>
    <w:rsid w:val="0093103E"/>
    <w:rsid w:val="0093204A"/>
    <w:rsid w:val="00932552"/>
    <w:rsid w:val="009330CD"/>
    <w:rsid w:val="0093339E"/>
    <w:rsid w:val="0093345F"/>
    <w:rsid w:val="00933596"/>
    <w:rsid w:val="009338AD"/>
    <w:rsid w:val="009338B0"/>
    <w:rsid w:val="00933B21"/>
    <w:rsid w:val="0093415E"/>
    <w:rsid w:val="0093419C"/>
    <w:rsid w:val="00934389"/>
    <w:rsid w:val="009347F4"/>
    <w:rsid w:val="00934C61"/>
    <w:rsid w:val="00935CE5"/>
    <w:rsid w:val="00936D6A"/>
    <w:rsid w:val="00936EE9"/>
    <w:rsid w:val="00936EF3"/>
    <w:rsid w:val="0093730C"/>
    <w:rsid w:val="00940492"/>
    <w:rsid w:val="009410D5"/>
    <w:rsid w:val="00941BCC"/>
    <w:rsid w:val="00941CD0"/>
    <w:rsid w:val="009423CF"/>
    <w:rsid w:val="009423EB"/>
    <w:rsid w:val="0094348E"/>
    <w:rsid w:val="009448E6"/>
    <w:rsid w:val="00944A4F"/>
    <w:rsid w:val="009451FC"/>
    <w:rsid w:val="00945489"/>
    <w:rsid w:val="00946143"/>
    <w:rsid w:val="00946290"/>
    <w:rsid w:val="009518B5"/>
    <w:rsid w:val="00951A6A"/>
    <w:rsid w:val="00951E70"/>
    <w:rsid w:val="00952634"/>
    <w:rsid w:val="00952AEC"/>
    <w:rsid w:val="00953DC0"/>
    <w:rsid w:val="00954B32"/>
    <w:rsid w:val="00954B8A"/>
    <w:rsid w:val="00954D62"/>
    <w:rsid w:val="00954DDF"/>
    <w:rsid w:val="00955172"/>
    <w:rsid w:val="009551A5"/>
    <w:rsid w:val="00955F2E"/>
    <w:rsid w:val="00956F7D"/>
    <w:rsid w:val="00957050"/>
    <w:rsid w:val="0095771A"/>
    <w:rsid w:val="009578D3"/>
    <w:rsid w:val="00960C5B"/>
    <w:rsid w:val="00961860"/>
    <w:rsid w:val="00961FB1"/>
    <w:rsid w:val="009624B1"/>
    <w:rsid w:val="009630C0"/>
    <w:rsid w:val="009633F8"/>
    <w:rsid w:val="009639F7"/>
    <w:rsid w:val="00964570"/>
    <w:rsid w:val="00964747"/>
    <w:rsid w:val="00964893"/>
    <w:rsid w:val="00964E3B"/>
    <w:rsid w:val="00965B6D"/>
    <w:rsid w:val="00965EFF"/>
    <w:rsid w:val="00965F62"/>
    <w:rsid w:val="009672D2"/>
    <w:rsid w:val="00967385"/>
    <w:rsid w:val="00967A76"/>
    <w:rsid w:val="00970883"/>
    <w:rsid w:val="00971D31"/>
    <w:rsid w:val="00971E78"/>
    <w:rsid w:val="00971FE5"/>
    <w:rsid w:val="009725AA"/>
    <w:rsid w:val="009731CE"/>
    <w:rsid w:val="00973922"/>
    <w:rsid w:val="00973BBB"/>
    <w:rsid w:val="00973C4C"/>
    <w:rsid w:val="009750ED"/>
    <w:rsid w:val="009751A1"/>
    <w:rsid w:val="00976E7B"/>
    <w:rsid w:val="009772F2"/>
    <w:rsid w:val="00980090"/>
    <w:rsid w:val="00980251"/>
    <w:rsid w:val="009808C0"/>
    <w:rsid w:val="00981152"/>
    <w:rsid w:val="009813B3"/>
    <w:rsid w:val="009815C7"/>
    <w:rsid w:val="009819C9"/>
    <w:rsid w:val="00981C4C"/>
    <w:rsid w:val="0098256C"/>
    <w:rsid w:val="00982F9D"/>
    <w:rsid w:val="009832F1"/>
    <w:rsid w:val="00983D7C"/>
    <w:rsid w:val="00983E46"/>
    <w:rsid w:val="00984545"/>
    <w:rsid w:val="009846C1"/>
    <w:rsid w:val="00984AAF"/>
    <w:rsid w:val="00984AB3"/>
    <w:rsid w:val="00984CE2"/>
    <w:rsid w:val="00984F37"/>
    <w:rsid w:val="00985B9E"/>
    <w:rsid w:val="00985C98"/>
    <w:rsid w:val="00986313"/>
    <w:rsid w:val="00986FEC"/>
    <w:rsid w:val="00987F2C"/>
    <w:rsid w:val="00991D9F"/>
    <w:rsid w:val="00992A3F"/>
    <w:rsid w:val="00992E54"/>
    <w:rsid w:val="00993933"/>
    <w:rsid w:val="009939CC"/>
    <w:rsid w:val="00994873"/>
    <w:rsid w:val="009949B2"/>
    <w:rsid w:val="00994A44"/>
    <w:rsid w:val="009951D6"/>
    <w:rsid w:val="00995528"/>
    <w:rsid w:val="0099591D"/>
    <w:rsid w:val="00996C98"/>
    <w:rsid w:val="00996D7B"/>
    <w:rsid w:val="00997012"/>
    <w:rsid w:val="00997FA7"/>
    <w:rsid w:val="009A018C"/>
    <w:rsid w:val="009A0280"/>
    <w:rsid w:val="009A0332"/>
    <w:rsid w:val="009A077D"/>
    <w:rsid w:val="009A0819"/>
    <w:rsid w:val="009A0EAD"/>
    <w:rsid w:val="009A1F41"/>
    <w:rsid w:val="009A20BA"/>
    <w:rsid w:val="009A2374"/>
    <w:rsid w:val="009A29F2"/>
    <w:rsid w:val="009A2E1C"/>
    <w:rsid w:val="009A3DCF"/>
    <w:rsid w:val="009A3EC1"/>
    <w:rsid w:val="009A3FC8"/>
    <w:rsid w:val="009A40FF"/>
    <w:rsid w:val="009A5EA2"/>
    <w:rsid w:val="009A6147"/>
    <w:rsid w:val="009B08DA"/>
    <w:rsid w:val="009B0C6C"/>
    <w:rsid w:val="009B11EE"/>
    <w:rsid w:val="009B1DB1"/>
    <w:rsid w:val="009B2218"/>
    <w:rsid w:val="009B2331"/>
    <w:rsid w:val="009B2A86"/>
    <w:rsid w:val="009B3296"/>
    <w:rsid w:val="009B3AAE"/>
    <w:rsid w:val="009B41EC"/>
    <w:rsid w:val="009B41ED"/>
    <w:rsid w:val="009B5581"/>
    <w:rsid w:val="009B679D"/>
    <w:rsid w:val="009C03B2"/>
    <w:rsid w:val="009C0860"/>
    <w:rsid w:val="009C113E"/>
    <w:rsid w:val="009C15B0"/>
    <w:rsid w:val="009C383D"/>
    <w:rsid w:val="009C3A6F"/>
    <w:rsid w:val="009C3E95"/>
    <w:rsid w:val="009C3F90"/>
    <w:rsid w:val="009C4508"/>
    <w:rsid w:val="009C4834"/>
    <w:rsid w:val="009C51FD"/>
    <w:rsid w:val="009C60A6"/>
    <w:rsid w:val="009C6D88"/>
    <w:rsid w:val="009C7129"/>
    <w:rsid w:val="009C75FB"/>
    <w:rsid w:val="009C7699"/>
    <w:rsid w:val="009C777B"/>
    <w:rsid w:val="009C782E"/>
    <w:rsid w:val="009C7BA8"/>
    <w:rsid w:val="009C7D25"/>
    <w:rsid w:val="009C7EAA"/>
    <w:rsid w:val="009D0337"/>
    <w:rsid w:val="009D0A02"/>
    <w:rsid w:val="009D0DDD"/>
    <w:rsid w:val="009D0E3E"/>
    <w:rsid w:val="009D1BD2"/>
    <w:rsid w:val="009D24EB"/>
    <w:rsid w:val="009D3839"/>
    <w:rsid w:val="009D3BBB"/>
    <w:rsid w:val="009D3F5D"/>
    <w:rsid w:val="009D4385"/>
    <w:rsid w:val="009D4682"/>
    <w:rsid w:val="009D4745"/>
    <w:rsid w:val="009D5334"/>
    <w:rsid w:val="009D613D"/>
    <w:rsid w:val="009D7A4E"/>
    <w:rsid w:val="009D7E8F"/>
    <w:rsid w:val="009D7EB4"/>
    <w:rsid w:val="009E094C"/>
    <w:rsid w:val="009E0ABD"/>
    <w:rsid w:val="009E179C"/>
    <w:rsid w:val="009E35CC"/>
    <w:rsid w:val="009E39B1"/>
    <w:rsid w:val="009E3B63"/>
    <w:rsid w:val="009E3B6C"/>
    <w:rsid w:val="009E3BE0"/>
    <w:rsid w:val="009E4628"/>
    <w:rsid w:val="009E495C"/>
    <w:rsid w:val="009E4F25"/>
    <w:rsid w:val="009E538F"/>
    <w:rsid w:val="009E591B"/>
    <w:rsid w:val="009E5A95"/>
    <w:rsid w:val="009E5E5B"/>
    <w:rsid w:val="009E6429"/>
    <w:rsid w:val="009E665D"/>
    <w:rsid w:val="009F00F5"/>
    <w:rsid w:val="009F0498"/>
    <w:rsid w:val="009F0529"/>
    <w:rsid w:val="009F057E"/>
    <w:rsid w:val="009F0F6E"/>
    <w:rsid w:val="009F22AB"/>
    <w:rsid w:val="009F26F1"/>
    <w:rsid w:val="009F341D"/>
    <w:rsid w:val="009F3AF6"/>
    <w:rsid w:val="009F405F"/>
    <w:rsid w:val="009F523D"/>
    <w:rsid w:val="009F574F"/>
    <w:rsid w:val="009F575B"/>
    <w:rsid w:val="009F6401"/>
    <w:rsid w:val="009F6599"/>
    <w:rsid w:val="009F65C2"/>
    <w:rsid w:val="009F7AEA"/>
    <w:rsid w:val="00A00DF8"/>
    <w:rsid w:val="00A00E43"/>
    <w:rsid w:val="00A01CC0"/>
    <w:rsid w:val="00A02A8F"/>
    <w:rsid w:val="00A0366F"/>
    <w:rsid w:val="00A03E36"/>
    <w:rsid w:val="00A044B9"/>
    <w:rsid w:val="00A04797"/>
    <w:rsid w:val="00A048B2"/>
    <w:rsid w:val="00A04A52"/>
    <w:rsid w:val="00A05343"/>
    <w:rsid w:val="00A05482"/>
    <w:rsid w:val="00A07BC8"/>
    <w:rsid w:val="00A109FA"/>
    <w:rsid w:val="00A11152"/>
    <w:rsid w:val="00A11D7E"/>
    <w:rsid w:val="00A122B3"/>
    <w:rsid w:val="00A1272E"/>
    <w:rsid w:val="00A127CC"/>
    <w:rsid w:val="00A12DBC"/>
    <w:rsid w:val="00A13859"/>
    <w:rsid w:val="00A14560"/>
    <w:rsid w:val="00A152AA"/>
    <w:rsid w:val="00A15B5E"/>
    <w:rsid w:val="00A16110"/>
    <w:rsid w:val="00A16405"/>
    <w:rsid w:val="00A16BA0"/>
    <w:rsid w:val="00A16CC6"/>
    <w:rsid w:val="00A17BB0"/>
    <w:rsid w:val="00A202A2"/>
    <w:rsid w:val="00A20E13"/>
    <w:rsid w:val="00A212D8"/>
    <w:rsid w:val="00A24642"/>
    <w:rsid w:val="00A25436"/>
    <w:rsid w:val="00A25841"/>
    <w:rsid w:val="00A25A83"/>
    <w:rsid w:val="00A26635"/>
    <w:rsid w:val="00A27143"/>
    <w:rsid w:val="00A271E2"/>
    <w:rsid w:val="00A27302"/>
    <w:rsid w:val="00A30D40"/>
    <w:rsid w:val="00A30EB9"/>
    <w:rsid w:val="00A31114"/>
    <w:rsid w:val="00A31490"/>
    <w:rsid w:val="00A3159C"/>
    <w:rsid w:val="00A31828"/>
    <w:rsid w:val="00A3286F"/>
    <w:rsid w:val="00A33108"/>
    <w:rsid w:val="00A332E9"/>
    <w:rsid w:val="00A33786"/>
    <w:rsid w:val="00A3416F"/>
    <w:rsid w:val="00A34949"/>
    <w:rsid w:val="00A35097"/>
    <w:rsid w:val="00A3545C"/>
    <w:rsid w:val="00A35518"/>
    <w:rsid w:val="00A36450"/>
    <w:rsid w:val="00A3652B"/>
    <w:rsid w:val="00A369BB"/>
    <w:rsid w:val="00A36A7D"/>
    <w:rsid w:val="00A37FE4"/>
    <w:rsid w:val="00A41D42"/>
    <w:rsid w:val="00A421E1"/>
    <w:rsid w:val="00A42639"/>
    <w:rsid w:val="00A42779"/>
    <w:rsid w:val="00A42794"/>
    <w:rsid w:val="00A434D1"/>
    <w:rsid w:val="00A436CD"/>
    <w:rsid w:val="00A436D0"/>
    <w:rsid w:val="00A438C7"/>
    <w:rsid w:val="00A4396D"/>
    <w:rsid w:val="00A43B54"/>
    <w:rsid w:val="00A44FB2"/>
    <w:rsid w:val="00A45785"/>
    <w:rsid w:val="00A45A06"/>
    <w:rsid w:val="00A466BB"/>
    <w:rsid w:val="00A469BF"/>
    <w:rsid w:val="00A472C7"/>
    <w:rsid w:val="00A47B37"/>
    <w:rsid w:val="00A502A1"/>
    <w:rsid w:val="00A509A0"/>
    <w:rsid w:val="00A50E18"/>
    <w:rsid w:val="00A514F3"/>
    <w:rsid w:val="00A5184F"/>
    <w:rsid w:val="00A51C62"/>
    <w:rsid w:val="00A525B3"/>
    <w:rsid w:val="00A527DA"/>
    <w:rsid w:val="00A5298F"/>
    <w:rsid w:val="00A52B00"/>
    <w:rsid w:val="00A530DD"/>
    <w:rsid w:val="00A53821"/>
    <w:rsid w:val="00A53B44"/>
    <w:rsid w:val="00A53F83"/>
    <w:rsid w:val="00A54794"/>
    <w:rsid w:val="00A56622"/>
    <w:rsid w:val="00A5698B"/>
    <w:rsid w:val="00A56A9F"/>
    <w:rsid w:val="00A5750B"/>
    <w:rsid w:val="00A57B61"/>
    <w:rsid w:val="00A57E17"/>
    <w:rsid w:val="00A601FD"/>
    <w:rsid w:val="00A60607"/>
    <w:rsid w:val="00A60C6E"/>
    <w:rsid w:val="00A61413"/>
    <w:rsid w:val="00A61512"/>
    <w:rsid w:val="00A61860"/>
    <w:rsid w:val="00A61DA1"/>
    <w:rsid w:val="00A626B3"/>
    <w:rsid w:val="00A62C05"/>
    <w:rsid w:val="00A62F37"/>
    <w:rsid w:val="00A62FBD"/>
    <w:rsid w:val="00A630B0"/>
    <w:rsid w:val="00A63508"/>
    <w:rsid w:val="00A63661"/>
    <w:rsid w:val="00A636FD"/>
    <w:rsid w:val="00A642D2"/>
    <w:rsid w:val="00A649F1"/>
    <w:rsid w:val="00A64AF3"/>
    <w:rsid w:val="00A65C54"/>
    <w:rsid w:val="00A65CF2"/>
    <w:rsid w:val="00A65E99"/>
    <w:rsid w:val="00A66010"/>
    <w:rsid w:val="00A66706"/>
    <w:rsid w:val="00A66C24"/>
    <w:rsid w:val="00A6724B"/>
    <w:rsid w:val="00A678D3"/>
    <w:rsid w:val="00A67AAE"/>
    <w:rsid w:val="00A67E95"/>
    <w:rsid w:val="00A70EDA"/>
    <w:rsid w:val="00A712E9"/>
    <w:rsid w:val="00A71ACB"/>
    <w:rsid w:val="00A71BAE"/>
    <w:rsid w:val="00A71F47"/>
    <w:rsid w:val="00A72089"/>
    <w:rsid w:val="00A72387"/>
    <w:rsid w:val="00A72B6D"/>
    <w:rsid w:val="00A72E97"/>
    <w:rsid w:val="00A738B6"/>
    <w:rsid w:val="00A741C6"/>
    <w:rsid w:val="00A7579C"/>
    <w:rsid w:val="00A75B70"/>
    <w:rsid w:val="00A75BDA"/>
    <w:rsid w:val="00A75E8C"/>
    <w:rsid w:val="00A76933"/>
    <w:rsid w:val="00A76B44"/>
    <w:rsid w:val="00A76E1A"/>
    <w:rsid w:val="00A76E2E"/>
    <w:rsid w:val="00A77719"/>
    <w:rsid w:val="00A77759"/>
    <w:rsid w:val="00A77F9B"/>
    <w:rsid w:val="00A80626"/>
    <w:rsid w:val="00A8070E"/>
    <w:rsid w:val="00A81AAE"/>
    <w:rsid w:val="00A81D4F"/>
    <w:rsid w:val="00A82C7B"/>
    <w:rsid w:val="00A83223"/>
    <w:rsid w:val="00A85985"/>
    <w:rsid w:val="00A85C68"/>
    <w:rsid w:val="00A85F41"/>
    <w:rsid w:val="00A8614B"/>
    <w:rsid w:val="00A90F59"/>
    <w:rsid w:val="00A911EC"/>
    <w:rsid w:val="00A9173B"/>
    <w:rsid w:val="00A9217E"/>
    <w:rsid w:val="00A9218D"/>
    <w:rsid w:val="00A92B0E"/>
    <w:rsid w:val="00A934C1"/>
    <w:rsid w:val="00A94195"/>
    <w:rsid w:val="00A94624"/>
    <w:rsid w:val="00A94E52"/>
    <w:rsid w:val="00A952A1"/>
    <w:rsid w:val="00A954C9"/>
    <w:rsid w:val="00A96272"/>
    <w:rsid w:val="00A96521"/>
    <w:rsid w:val="00A974D4"/>
    <w:rsid w:val="00A976D4"/>
    <w:rsid w:val="00A97ACD"/>
    <w:rsid w:val="00A97C10"/>
    <w:rsid w:val="00AA16C9"/>
    <w:rsid w:val="00AA1790"/>
    <w:rsid w:val="00AA1F01"/>
    <w:rsid w:val="00AA2599"/>
    <w:rsid w:val="00AA32ED"/>
    <w:rsid w:val="00AA397A"/>
    <w:rsid w:val="00AA43C1"/>
    <w:rsid w:val="00AA46AB"/>
    <w:rsid w:val="00AA46F9"/>
    <w:rsid w:val="00AA69A9"/>
    <w:rsid w:val="00AA6A08"/>
    <w:rsid w:val="00AA6C58"/>
    <w:rsid w:val="00AA6F2B"/>
    <w:rsid w:val="00AA727B"/>
    <w:rsid w:val="00AA7AF7"/>
    <w:rsid w:val="00AB0252"/>
    <w:rsid w:val="00AB05A8"/>
    <w:rsid w:val="00AB0EAA"/>
    <w:rsid w:val="00AB12AE"/>
    <w:rsid w:val="00AB137D"/>
    <w:rsid w:val="00AB1C14"/>
    <w:rsid w:val="00AB1C3B"/>
    <w:rsid w:val="00AB31B2"/>
    <w:rsid w:val="00AB3565"/>
    <w:rsid w:val="00AB36D2"/>
    <w:rsid w:val="00AB3813"/>
    <w:rsid w:val="00AB4712"/>
    <w:rsid w:val="00AB4AF2"/>
    <w:rsid w:val="00AB541B"/>
    <w:rsid w:val="00AB558E"/>
    <w:rsid w:val="00AB565C"/>
    <w:rsid w:val="00AB5AA9"/>
    <w:rsid w:val="00AB6438"/>
    <w:rsid w:val="00AB6F88"/>
    <w:rsid w:val="00AB7EB7"/>
    <w:rsid w:val="00AC0244"/>
    <w:rsid w:val="00AC0AED"/>
    <w:rsid w:val="00AC0BBA"/>
    <w:rsid w:val="00AC103D"/>
    <w:rsid w:val="00AC145F"/>
    <w:rsid w:val="00AC16D2"/>
    <w:rsid w:val="00AC1955"/>
    <w:rsid w:val="00AC1A67"/>
    <w:rsid w:val="00AC1A86"/>
    <w:rsid w:val="00AC1F99"/>
    <w:rsid w:val="00AC39D2"/>
    <w:rsid w:val="00AC46AB"/>
    <w:rsid w:val="00AC47F2"/>
    <w:rsid w:val="00AC4B48"/>
    <w:rsid w:val="00AC50F0"/>
    <w:rsid w:val="00AC7203"/>
    <w:rsid w:val="00AC7538"/>
    <w:rsid w:val="00AC78BC"/>
    <w:rsid w:val="00AC7CD4"/>
    <w:rsid w:val="00AD19F2"/>
    <w:rsid w:val="00AD1BB0"/>
    <w:rsid w:val="00AD1EA5"/>
    <w:rsid w:val="00AD2231"/>
    <w:rsid w:val="00AD2570"/>
    <w:rsid w:val="00AD2749"/>
    <w:rsid w:val="00AD3173"/>
    <w:rsid w:val="00AD41B0"/>
    <w:rsid w:val="00AD50B5"/>
    <w:rsid w:val="00AD51F3"/>
    <w:rsid w:val="00AD5D69"/>
    <w:rsid w:val="00AD5E42"/>
    <w:rsid w:val="00AD625E"/>
    <w:rsid w:val="00AD6738"/>
    <w:rsid w:val="00AD6C43"/>
    <w:rsid w:val="00AD777F"/>
    <w:rsid w:val="00AD79D1"/>
    <w:rsid w:val="00AE05A3"/>
    <w:rsid w:val="00AE214B"/>
    <w:rsid w:val="00AE261B"/>
    <w:rsid w:val="00AE2B9C"/>
    <w:rsid w:val="00AE2DED"/>
    <w:rsid w:val="00AE2E72"/>
    <w:rsid w:val="00AE3795"/>
    <w:rsid w:val="00AE3D30"/>
    <w:rsid w:val="00AE3FB9"/>
    <w:rsid w:val="00AE414C"/>
    <w:rsid w:val="00AE4637"/>
    <w:rsid w:val="00AE5341"/>
    <w:rsid w:val="00AE548C"/>
    <w:rsid w:val="00AE581C"/>
    <w:rsid w:val="00AE6225"/>
    <w:rsid w:val="00AE6A71"/>
    <w:rsid w:val="00AE70D9"/>
    <w:rsid w:val="00AE7701"/>
    <w:rsid w:val="00AE7BAC"/>
    <w:rsid w:val="00AF00F9"/>
    <w:rsid w:val="00AF16E2"/>
    <w:rsid w:val="00AF1C0F"/>
    <w:rsid w:val="00AF220F"/>
    <w:rsid w:val="00AF2367"/>
    <w:rsid w:val="00AF275F"/>
    <w:rsid w:val="00AF334D"/>
    <w:rsid w:val="00AF35C9"/>
    <w:rsid w:val="00AF480B"/>
    <w:rsid w:val="00AF49FE"/>
    <w:rsid w:val="00AF5087"/>
    <w:rsid w:val="00AF523B"/>
    <w:rsid w:val="00AF55BA"/>
    <w:rsid w:val="00AF687F"/>
    <w:rsid w:val="00AF6957"/>
    <w:rsid w:val="00AF75FA"/>
    <w:rsid w:val="00AF77DB"/>
    <w:rsid w:val="00B00580"/>
    <w:rsid w:val="00B005FD"/>
    <w:rsid w:val="00B00C0F"/>
    <w:rsid w:val="00B00CB7"/>
    <w:rsid w:val="00B0162A"/>
    <w:rsid w:val="00B01655"/>
    <w:rsid w:val="00B01EED"/>
    <w:rsid w:val="00B025F7"/>
    <w:rsid w:val="00B02950"/>
    <w:rsid w:val="00B039C1"/>
    <w:rsid w:val="00B0400F"/>
    <w:rsid w:val="00B04173"/>
    <w:rsid w:val="00B0604B"/>
    <w:rsid w:val="00B06812"/>
    <w:rsid w:val="00B07C7A"/>
    <w:rsid w:val="00B106C6"/>
    <w:rsid w:val="00B10AC3"/>
    <w:rsid w:val="00B11183"/>
    <w:rsid w:val="00B11654"/>
    <w:rsid w:val="00B12812"/>
    <w:rsid w:val="00B12B76"/>
    <w:rsid w:val="00B12E8D"/>
    <w:rsid w:val="00B12F5F"/>
    <w:rsid w:val="00B132D7"/>
    <w:rsid w:val="00B13EE3"/>
    <w:rsid w:val="00B143A1"/>
    <w:rsid w:val="00B14743"/>
    <w:rsid w:val="00B148D4"/>
    <w:rsid w:val="00B14B58"/>
    <w:rsid w:val="00B14DDC"/>
    <w:rsid w:val="00B14F16"/>
    <w:rsid w:val="00B14FFD"/>
    <w:rsid w:val="00B16BC8"/>
    <w:rsid w:val="00B17019"/>
    <w:rsid w:val="00B17113"/>
    <w:rsid w:val="00B171D5"/>
    <w:rsid w:val="00B17C04"/>
    <w:rsid w:val="00B208B6"/>
    <w:rsid w:val="00B209D5"/>
    <w:rsid w:val="00B20A43"/>
    <w:rsid w:val="00B20BE9"/>
    <w:rsid w:val="00B20CA3"/>
    <w:rsid w:val="00B21012"/>
    <w:rsid w:val="00B2108B"/>
    <w:rsid w:val="00B21ED8"/>
    <w:rsid w:val="00B22450"/>
    <w:rsid w:val="00B23363"/>
    <w:rsid w:val="00B24338"/>
    <w:rsid w:val="00B24682"/>
    <w:rsid w:val="00B248B9"/>
    <w:rsid w:val="00B249B4"/>
    <w:rsid w:val="00B24B5C"/>
    <w:rsid w:val="00B24FD7"/>
    <w:rsid w:val="00B25DAB"/>
    <w:rsid w:val="00B25DEB"/>
    <w:rsid w:val="00B26683"/>
    <w:rsid w:val="00B27AE7"/>
    <w:rsid w:val="00B30686"/>
    <w:rsid w:val="00B309A7"/>
    <w:rsid w:val="00B31160"/>
    <w:rsid w:val="00B31C00"/>
    <w:rsid w:val="00B31F0C"/>
    <w:rsid w:val="00B3204D"/>
    <w:rsid w:val="00B32635"/>
    <w:rsid w:val="00B34551"/>
    <w:rsid w:val="00B345C3"/>
    <w:rsid w:val="00B34654"/>
    <w:rsid w:val="00B34BAE"/>
    <w:rsid w:val="00B34D2F"/>
    <w:rsid w:val="00B3517D"/>
    <w:rsid w:val="00B353C2"/>
    <w:rsid w:val="00B35B2C"/>
    <w:rsid w:val="00B35F80"/>
    <w:rsid w:val="00B362B6"/>
    <w:rsid w:val="00B3658C"/>
    <w:rsid w:val="00B36D08"/>
    <w:rsid w:val="00B36F50"/>
    <w:rsid w:val="00B3709F"/>
    <w:rsid w:val="00B37291"/>
    <w:rsid w:val="00B37E7D"/>
    <w:rsid w:val="00B404DD"/>
    <w:rsid w:val="00B41256"/>
    <w:rsid w:val="00B42016"/>
    <w:rsid w:val="00B4277F"/>
    <w:rsid w:val="00B42FD9"/>
    <w:rsid w:val="00B43357"/>
    <w:rsid w:val="00B4343C"/>
    <w:rsid w:val="00B43CB0"/>
    <w:rsid w:val="00B4432F"/>
    <w:rsid w:val="00B4484B"/>
    <w:rsid w:val="00B44CDC"/>
    <w:rsid w:val="00B4527C"/>
    <w:rsid w:val="00B45641"/>
    <w:rsid w:val="00B45690"/>
    <w:rsid w:val="00B46105"/>
    <w:rsid w:val="00B4668C"/>
    <w:rsid w:val="00B468DD"/>
    <w:rsid w:val="00B47846"/>
    <w:rsid w:val="00B503E5"/>
    <w:rsid w:val="00B50FA5"/>
    <w:rsid w:val="00B517A3"/>
    <w:rsid w:val="00B52A69"/>
    <w:rsid w:val="00B530D5"/>
    <w:rsid w:val="00B5323C"/>
    <w:rsid w:val="00B53E9D"/>
    <w:rsid w:val="00B53FF1"/>
    <w:rsid w:val="00B5572C"/>
    <w:rsid w:val="00B56A04"/>
    <w:rsid w:val="00B57559"/>
    <w:rsid w:val="00B6025A"/>
    <w:rsid w:val="00B60754"/>
    <w:rsid w:val="00B61572"/>
    <w:rsid w:val="00B61F00"/>
    <w:rsid w:val="00B6381E"/>
    <w:rsid w:val="00B64763"/>
    <w:rsid w:val="00B64CFA"/>
    <w:rsid w:val="00B65014"/>
    <w:rsid w:val="00B65FB6"/>
    <w:rsid w:val="00B66D3C"/>
    <w:rsid w:val="00B67184"/>
    <w:rsid w:val="00B671A6"/>
    <w:rsid w:val="00B700EF"/>
    <w:rsid w:val="00B70EFA"/>
    <w:rsid w:val="00B7136E"/>
    <w:rsid w:val="00B713F8"/>
    <w:rsid w:val="00B71A54"/>
    <w:rsid w:val="00B71F67"/>
    <w:rsid w:val="00B72116"/>
    <w:rsid w:val="00B72161"/>
    <w:rsid w:val="00B72946"/>
    <w:rsid w:val="00B73BC3"/>
    <w:rsid w:val="00B73CBB"/>
    <w:rsid w:val="00B74403"/>
    <w:rsid w:val="00B7459B"/>
    <w:rsid w:val="00B750E5"/>
    <w:rsid w:val="00B75140"/>
    <w:rsid w:val="00B754CA"/>
    <w:rsid w:val="00B75AD6"/>
    <w:rsid w:val="00B75FC1"/>
    <w:rsid w:val="00B77DEA"/>
    <w:rsid w:val="00B80470"/>
    <w:rsid w:val="00B80A6E"/>
    <w:rsid w:val="00B80C83"/>
    <w:rsid w:val="00B8155B"/>
    <w:rsid w:val="00B81A6D"/>
    <w:rsid w:val="00B81F0A"/>
    <w:rsid w:val="00B8207C"/>
    <w:rsid w:val="00B82B70"/>
    <w:rsid w:val="00B82CEB"/>
    <w:rsid w:val="00B83A80"/>
    <w:rsid w:val="00B84538"/>
    <w:rsid w:val="00B84C42"/>
    <w:rsid w:val="00B85084"/>
    <w:rsid w:val="00B85F57"/>
    <w:rsid w:val="00B86381"/>
    <w:rsid w:val="00B8769B"/>
    <w:rsid w:val="00B87A01"/>
    <w:rsid w:val="00B90163"/>
    <w:rsid w:val="00B91582"/>
    <w:rsid w:val="00B925A9"/>
    <w:rsid w:val="00B92670"/>
    <w:rsid w:val="00B9367A"/>
    <w:rsid w:val="00B942C9"/>
    <w:rsid w:val="00B950AD"/>
    <w:rsid w:val="00B956D8"/>
    <w:rsid w:val="00B96625"/>
    <w:rsid w:val="00B96AC0"/>
    <w:rsid w:val="00B96D12"/>
    <w:rsid w:val="00B96EB6"/>
    <w:rsid w:val="00B96FCD"/>
    <w:rsid w:val="00B97080"/>
    <w:rsid w:val="00BA00E6"/>
    <w:rsid w:val="00BA0864"/>
    <w:rsid w:val="00BA0B70"/>
    <w:rsid w:val="00BA1731"/>
    <w:rsid w:val="00BA1AE3"/>
    <w:rsid w:val="00BA1B56"/>
    <w:rsid w:val="00BA1D19"/>
    <w:rsid w:val="00BA21A9"/>
    <w:rsid w:val="00BA2582"/>
    <w:rsid w:val="00BA2BA7"/>
    <w:rsid w:val="00BA2BF2"/>
    <w:rsid w:val="00BA3F49"/>
    <w:rsid w:val="00BA4955"/>
    <w:rsid w:val="00BA525D"/>
    <w:rsid w:val="00BA5696"/>
    <w:rsid w:val="00BA5E7D"/>
    <w:rsid w:val="00BA71F4"/>
    <w:rsid w:val="00BA75C9"/>
    <w:rsid w:val="00BB01FF"/>
    <w:rsid w:val="00BB028E"/>
    <w:rsid w:val="00BB046A"/>
    <w:rsid w:val="00BB0C2D"/>
    <w:rsid w:val="00BB2496"/>
    <w:rsid w:val="00BB302A"/>
    <w:rsid w:val="00BB3313"/>
    <w:rsid w:val="00BB3AFC"/>
    <w:rsid w:val="00BB4559"/>
    <w:rsid w:val="00BB4566"/>
    <w:rsid w:val="00BB47F2"/>
    <w:rsid w:val="00BB4E84"/>
    <w:rsid w:val="00BB505E"/>
    <w:rsid w:val="00BB53EB"/>
    <w:rsid w:val="00BB5C91"/>
    <w:rsid w:val="00BB66FB"/>
    <w:rsid w:val="00BB705F"/>
    <w:rsid w:val="00BB70A1"/>
    <w:rsid w:val="00BB7302"/>
    <w:rsid w:val="00BC014E"/>
    <w:rsid w:val="00BC044E"/>
    <w:rsid w:val="00BC1A3E"/>
    <w:rsid w:val="00BC344D"/>
    <w:rsid w:val="00BC3C29"/>
    <w:rsid w:val="00BC3CDE"/>
    <w:rsid w:val="00BC502B"/>
    <w:rsid w:val="00BC54EC"/>
    <w:rsid w:val="00BC57E5"/>
    <w:rsid w:val="00BC626E"/>
    <w:rsid w:val="00BC6338"/>
    <w:rsid w:val="00BD0258"/>
    <w:rsid w:val="00BD0BF9"/>
    <w:rsid w:val="00BD1107"/>
    <w:rsid w:val="00BD137F"/>
    <w:rsid w:val="00BD13A6"/>
    <w:rsid w:val="00BD2010"/>
    <w:rsid w:val="00BD2182"/>
    <w:rsid w:val="00BD24C3"/>
    <w:rsid w:val="00BD25D7"/>
    <w:rsid w:val="00BD2877"/>
    <w:rsid w:val="00BD380E"/>
    <w:rsid w:val="00BD3DF3"/>
    <w:rsid w:val="00BD46EF"/>
    <w:rsid w:val="00BD498D"/>
    <w:rsid w:val="00BD4CDF"/>
    <w:rsid w:val="00BD5551"/>
    <w:rsid w:val="00BD6149"/>
    <w:rsid w:val="00BD635B"/>
    <w:rsid w:val="00BD640F"/>
    <w:rsid w:val="00BD74A1"/>
    <w:rsid w:val="00BE057A"/>
    <w:rsid w:val="00BE07E2"/>
    <w:rsid w:val="00BE1A2B"/>
    <w:rsid w:val="00BE1A9E"/>
    <w:rsid w:val="00BE2335"/>
    <w:rsid w:val="00BE2C4F"/>
    <w:rsid w:val="00BE2D11"/>
    <w:rsid w:val="00BE2D72"/>
    <w:rsid w:val="00BE2D7B"/>
    <w:rsid w:val="00BE3024"/>
    <w:rsid w:val="00BE320B"/>
    <w:rsid w:val="00BE3A3F"/>
    <w:rsid w:val="00BE3B6F"/>
    <w:rsid w:val="00BE436E"/>
    <w:rsid w:val="00BE5C9B"/>
    <w:rsid w:val="00BE5FF0"/>
    <w:rsid w:val="00BE637C"/>
    <w:rsid w:val="00BE68D8"/>
    <w:rsid w:val="00BE6F4C"/>
    <w:rsid w:val="00BE7497"/>
    <w:rsid w:val="00BE7B69"/>
    <w:rsid w:val="00BE7B96"/>
    <w:rsid w:val="00BF03CD"/>
    <w:rsid w:val="00BF09C9"/>
    <w:rsid w:val="00BF0B74"/>
    <w:rsid w:val="00BF135F"/>
    <w:rsid w:val="00BF1523"/>
    <w:rsid w:val="00BF1725"/>
    <w:rsid w:val="00BF35D4"/>
    <w:rsid w:val="00BF4536"/>
    <w:rsid w:val="00BF5016"/>
    <w:rsid w:val="00BF75E7"/>
    <w:rsid w:val="00BF7F68"/>
    <w:rsid w:val="00C00B8A"/>
    <w:rsid w:val="00C00E09"/>
    <w:rsid w:val="00C035E8"/>
    <w:rsid w:val="00C0362C"/>
    <w:rsid w:val="00C03B38"/>
    <w:rsid w:val="00C03BAA"/>
    <w:rsid w:val="00C04A0E"/>
    <w:rsid w:val="00C07584"/>
    <w:rsid w:val="00C07B6F"/>
    <w:rsid w:val="00C07BE1"/>
    <w:rsid w:val="00C07DC6"/>
    <w:rsid w:val="00C100CB"/>
    <w:rsid w:val="00C10D1B"/>
    <w:rsid w:val="00C10EDA"/>
    <w:rsid w:val="00C110B0"/>
    <w:rsid w:val="00C11100"/>
    <w:rsid w:val="00C111A8"/>
    <w:rsid w:val="00C11225"/>
    <w:rsid w:val="00C11619"/>
    <w:rsid w:val="00C11810"/>
    <w:rsid w:val="00C11892"/>
    <w:rsid w:val="00C11CE4"/>
    <w:rsid w:val="00C12150"/>
    <w:rsid w:val="00C12464"/>
    <w:rsid w:val="00C125FA"/>
    <w:rsid w:val="00C12669"/>
    <w:rsid w:val="00C127E6"/>
    <w:rsid w:val="00C134C1"/>
    <w:rsid w:val="00C141AC"/>
    <w:rsid w:val="00C148FE"/>
    <w:rsid w:val="00C149CE"/>
    <w:rsid w:val="00C14D8F"/>
    <w:rsid w:val="00C151DC"/>
    <w:rsid w:val="00C1616A"/>
    <w:rsid w:val="00C161F1"/>
    <w:rsid w:val="00C16862"/>
    <w:rsid w:val="00C169C3"/>
    <w:rsid w:val="00C1719F"/>
    <w:rsid w:val="00C174B6"/>
    <w:rsid w:val="00C1778F"/>
    <w:rsid w:val="00C20BA5"/>
    <w:rsid w:val="00C219DC"/>
    <w:rsid w:val="00C21C49"/>
    <w:rsid w:val="00C22724"/>
    <w:rsid w:val="00C22F1B"/>
    <w:rsid w:val="00C22F59"/>
    <w:rsid w:val="00C23F3F"/>
    <w:rsid w:val="00C248DF"/>
    <w:rsid w:val="00C24939"/>
    <w:rsid w:val="00C25300"/>
    <w:rsid w:val="00C2615E"/>
    <w:rsid w:val="00C26B3D"/>
    <w:rsid w:val="00C27034"/>
    <w:rsid w:val="00C301CC"/>
    <w:rsid w:val="00C3048A"/>
    <w:rsid w:val="00C306D2"/>
    <w:rsid w:val="00C31050"/>
    <w:rsid w:val="00C321EA"/>
    <w:rsid w:val="00C32B76"/>
    <w:rsid w:val="00C3393A"/>
    <w:rsid w:val="00C33B5C"/>
    <w:rsid w:val="00C33FB5"/>
    <w:rsid w:val="00C33FE8"/>
    <w:rsid w:val="00C341FA"/>
    <w:rsid w:val="00C349AF"/>
    <w:rsid w:val="00C34B82"/>
    <w:rsid w:val="00C35345"/>
    <w:rsid w:val="00C35407"/>
    <w:rsid w:val="00C356CE"/>
    <w:rsid w:val="00C35C70"/>
    <w:rsid w:val="00C362A6"/>
    <w:rsid w:val="00C36A79"/>
    <w:rsid w:val="00C3718A"/>
    <w:rsid w:val="00C371A2"/>
    <w:rsid w:val="00C372C3"/>
    <w:rsid w:val="00C3784E"/>
    <w:rsid w:val="00C37AAA"/>
    <w:rsid w:val="00C37CD5"/>
    <w:rsid w:val="00C4041A"/>
    <w:rsid w:val="00C40495"/>
    <w:rsid w:val="00C4067E"/>
    <w:rsid w:val="00C40791"/>
    <w:rsid w:val="00C40959"/>
    <w:rsid w:val="00C40A4D"/>
    <w:rsid w:val="00C40D12"/>
    <w:rsid w:val="00C41861"/>
    <w:rsid w:val="00C41A60"/>
    <w:rsid w:val="00C426EB"/>
    <w:rsid w:val="00C42954"/>
    <w:rsid w:val="00C430B4"/>
    <w:rsid w:val="00C439D3"/>
    <w:rsid w:val="00C4406F"/>
    <w:rsid w:val="00C452ED"/>
    <w:rsid w:val="00C45959"/>
    <w:rsid w:val="00C45F98"/>
    <w:rsid w:val="00C4636E"/>
    <w:rsid w:val="00C46A1B"/>
    <w:rsid w:val="00C4706A"/>
    <w:rsid w:val="00C47189"/>
    <w:rsid w:val="00C47CE9"/>
    <w:rsid w:val="00C50293"/>
    <w:rsid w:val="00C510AD"/>
    <w:rsid w:val="00C51156"/>
    <w:rsid w:val="00C512E5"/>
    <w:rsid w:val="00C51794"/>
    <w:rsid w:val="00C51B63"/>
    <w:rsid w:val="00C53489"/>
    <w:rsid w:val="00C53BC3"/>
    <w:rsid w:val="00C53E65"/>
    <w:rsid w:val="00C5447B"/>
    <w:rsid w:val="00C55B1E"/>
    <w:rsid w:val="00C55EEE"/>
    <w:rsid w:val="00C5637E"/>
    <w:rsid w:val="00C565A5"/>
    <w:rsid w:val="00C567EB"/>
    <w:rsid w:val="00C572AE"/>
    <w:rsid w:val="00C576AF"/>
    <w:rsid w:val="00C578EC"/>
    <w:rsid w:val="00C57FD3"/>
    <w:rsid w:val="00C60A55"/>
    <w:rsid w:val="00C62183"/>
    <w:rsid w:val="00C62293"/>
    <w:rsid w:val="00C62A63"/>
    <w:rsid w:val="00C62C11"/>
    <w:rsid w:val="00C62EA9"/>
    <w:rsid w:val="00C62F34"/>
    <w:rsid w:val="00C63688"/>
    <w:rsid w:val="00C6478A"/>
    <w:rsid w:val="00C66121"/>
    <w:rsid w:val="00C6689A"/>
    <w:rsid w:val="00C67710"/>
    <w:rsid w:val="00C70071"/>
    <w:rsid w:val="00C70768"/>
    <w:rsid w:val="00C707DE"/>
    <w:rsid w:val="00C70CB7"/>
    <w:rsid w:val="00C71517"/>
    <w:rsid w:val="00C726A9"/>
    <w:rsid w:val="00C72988"/>
    <w:rsid w:val="00C73781"/>
    <w:rsid w:val="00C73E8B"/>
    <w:rsid w:val="00C73F47"/>
    <w:rsid w:val="00C73F58"/>
    <w:rsid w:val="00C7451F"/>
    <w:rsid w:val="00C748DC"/>
    <w:rsid w:val="00C7558B"/>
    <w:rsid w:val="00C7565D"/>
    <w:rsid w:val="00C75845"/>
    <w:rsid w:val="00C75D98"/>
    <w:rsid w:val="00C7661D"/>
    <w:rsid w:val="00C7731D"/>
    <w:rsid w:val="00C7751A"/>
    <w:rsid w:val="00C775B5"/>
    <w:rsid w:val="00C77981"/>
    <w:rsid w:val="00C77EEB"/>
    <w:rsid w:val="00C80A92"/>
    <w:rsid w:val="00C80C7D"/>
    <w:rsid w:val="00C80E11"/>
    <w:rsid w:val="00C81500"/>
    <w:rsid w:val="00C8167E"/>
    <w:rsid w:val="00C81EB8"/>
    <w:rsid w:val="00C82AA0"/>
    <w:rsid w:val="00C82D1D"/>
    <w:rsid w:val="00C836ED"/>
    <w:rsid w:val="00C83E75"/>
    <w:rsid w:val="00C83EE6"/>
    <w:rsid w:val="00C84082"/>
    <w:rsid w:val="00C847EC"/>
    <w:rsid w:val="00C84EDA"/>
    <w:rsid w:val="00C853A1"/>
    <w:rsid w:val="00C86801"/>
    <w:rsid w:val="00C86966"/>
    <w:rsid w:val="00C86C30"/>
    <w:rsid w:val="00C87306"/>
    <w:rsid w:val="00C8754C"/>
    <w:rsid w:val="00C8758D"/>
    <w:rsid w:val="00C879C7"/>
    <w:rsid w:val="00C9045F"/>
    <w:rsid w:val="00C91E34"/>
    <w:rsid w:val="00C9248D"/>
    <w:rsid w:val="00C929F6"/>
    <w:rsid w:val="00C934A4"/>
    <w:rsid w:val="00C935FC"/>
    <w:rsid w:val="00C95A59"/>
    <w:rsid w:val="00C9695B"/>
    <w:rsid w:val="00C96A88"/>
    <w:rsid w:val="00C96B33"/>
    <w:rsid w:val="00C96D63"/>
    <w:rsid w:val="00C97CF0"/>
    <w:rsid w:val="00CA08E9"/>
    <w:rsid w:val="00CA0AB1"/>
    <w:rsid w:val="00CA0DAB"/>
    <w:rsid w:val="00CA1213"/>
    <w:rsid w:val="00CA262A"/>
    <w:rsid w:val="00CA2DCC"/>
    <w:rsid w:val="00CA3602"/>
    <w:rsid w:val="00CA36E7"/>
    <w:rsid w:val="00CA3DD4"/>
    <w:rsid w:val="00CA3E3E"/>
    <w:rsid w:val="00CA3E64"/>
    <w:rsid w:val="00CA423A"/>
    <w:rsid w:val="00CA47E3"/>
    <w:rsid w:val="00CA49CF"/>
    <w:rsid w:val="00CA6075"/>
    <w:rsid w:val="00CA619B"/>
    <w:rsid w:val="00CA6F56"/>
    <w:rsid w:val="00CA736D"/>
    <w:rsid w:val="00CB1FE3"/>
    <w:rsid w:val="00CB2220"/>
    <w:rsid w:val="00CB399C"/>
    <w:rsid w:val="00CB3CEA"/>
    <w:rsid w:val="00CB3E82"/>
    <w:rsid w:val="00CB44A5"/>
    <w:rsid w:val="00CB52EF"/>
    <w:rsid w:val="00CB531C"/>
    <w:rsid w:val="00CB65E0"/>
    <w:rsid w:val="00CB6830"/>
    <w:rsid w:val="00CB6A8F"/>
    <w:rsid w:val="00CB6F69"/>
    <w:rsid w:val="00CB729E"/>
    <w:rsid w:val="00CB745E"/>
    <w:rsid w:val="00CC0176"/>
    <w:rsid w:val="00CC0CA2"/>
    <w:rsid w:val="00CC0F55"/>
    <w:rsid w:val="00CC120D"/>
    <w:rsid w:val="00CC1A3E"/>
    <w:rsid w:val="00CC1D24"/>
    <w:rsid w:val="00CC22C8"/>
    <w:rsid w:val="00CC295D"/>
    <w:rsid w:val="00CC40F0"/>
    <w:rsid w:val="00CC4F20"/>
    <w:rsid w:val="00CC51DF"/>
    <w:rsid w:val="00CC57B1"/>
    <w:rsid w:val="00CC601A"/>
    <w:rsid w:val="00CC6805"/>
    <w:rsid w:val="00CC6C27"/>
    <w:rsid w:val="00CC7E95"/>
    <w:rsid w:val="00CD02FB"/>
    <w:rsid w:val="00CD0307"/>
    <w:rsid w:val="00CD0598"/>
    <w:rsid w:val="00CD1164"/>
    <w:rsid w:val="00CD14CE"/>
    <w:rsid w:val="00CD154D"/>
    <w:rsid w:val="00CD162C"/>
    <w:rsid w:val="00CD173D"/>
    <w:rsid w:val="00CD193F"/>
    <w:rsid w:val="00CD25AA"/>
    <w:rsid w:val="00CD2600"/>
    <w:rsid w:val="00CD27F8"/>
    <w:rsid w:val="00CD2FAE"/>
    <w:rsid w:val="00CD329C"/>
    <w:rsid w:val="00CD3417"/>
    <w:rsid w:val="00CD4169"/>
    <w:rsid w:val="00CD4370"/>
    <w:rsid w:val="00CD43C6"/>
    <w:rsid w:val="00CD447A"/>
    <w:rsid w:val="00CD448E"/>
    <w:rsid w:val="00CD4596"/>
    <w:rsid w:val="00CD470A"/>
    <w:rsid w:val="00CD5071"/>
    <w:rsid w:val="00CD5140"/>
    <w:rsid w:val="00CD5806"/>
    <w:rsid w:val="00CD5832"/>
    <w:rsid w:val="00CD61A2"/>
    <w:rsid w:val="00CD7058"/>
    <w:rsid w:val="00CD717E"/>
    <w:rsid w:val="00CD741F"/>
    <w:rsid w:val="00CD7832"/>
    <w:rsid w:val="00CD7A20"/>
    <w:rsid w:val="00CE0108"/>
    <w:rsid w:val="00CE02B3"/>
    <w:rsid w:val="00CE048B"/>
    <w:rsid w:val="00CE0D17"/>
    <w:rsid w:val="00CE0D84"/>
    <w:rsid w:val="00CE0E0F"/>
    <w:rsid w:val="00CE1188"/>
    <w:rsid w:val="00CE2732"/>
    <w:rsid w:val="00CE37B1"/>
    <w:rsid w:val="00CE3FFF"/>
    <w:rsid w:val="00CE44B5"/>
    <w:rsid w:val="00CE564C"/>
    <w:rsid w:val="00CE5735"/>
    <w:rsid w:val="00CE60AD"/>
    <w:rsid w:val="00CE7493"/>
    <w:rsid w:val="00CE74AD"/>
    <w:rsid w:val="00CE7797"/>
    <w:rsid w:val="00CF00C7"/>
    <w:rsid w:val="00CF0977"/>
    <w:rsid w:val="00CF10A4"/>
    <w:rsid w:val="00CF168B"/>
    <w:rsid w:val="00CF194F"/>
    <w:rsid w:val="00CF1B50"/>
    <w:rsid w:val="00CF1B57"/>
    <w:rsid w:val="00CF2127"/>
    <w:rsid w:val="00CF2D88"/>
    <w:rsid w:val="00CF3914"/>
    <w:rsid w:val="00CF3EFF"/>
    <w:rsid w:val="00CF41B2"/>
    <w:rsid w:val="00CF42CA"/>
    <w:rsid w:val="00CF44A2"/>
    <w:rsid w:val="00CF48B4"/>
    <w:rsid w:val="00CF491D"/>
    <w:rsid w:val="00CF49F8"/>
    <w:rsid w:val="00CF5090"/>
    <w:rsid w:val="00CF5358"/>
    <w:rsid w:val="00CF57EE"/>
    <w:rsid w:val="00CF625F"/>
    <w:rsid w:val="00CF7D96"/>
    <w:rsid w:val="00CFD13A"/>
    <w:rsid w:val="00D00288"/>
    <w:rsid w:val="00D00DF1"/>
    <w:rsid w:val="00D0166A"/>
    <w:rsid w:val="00D01BB8"/>
    <w:rsid w:val="00D02154"/>
    <w:rsid w:val="00D02FA1"/>
    <w:rsid w:val="00D03495"/>
    <w:rsid w:val="00D03631"/>
    <w:rsid w:val="00D03700"/>
    <w:rsid w:val="00D03A0C"/>
    <w:rsid w:val="00D040AC"/>
    <w:rsid w:val="00D04486"/>
    <w:rsid w:val="00D048A3"/>
    <w:rsid w:val="00D04AE7"/>
    <w:rsid w:val="00D04BC2"/>
    <w:rsid w:val="00D05685"/>
    <w:rsid w:val="00D05CCD"/>
    <w:rsid w:val="00D05ECB"/>
    <w:rsid w:val="00D0613E"/>
    <w:rsid w:val="00D06268"/>
    <w:rsid w:val="00D06604"/>
    <w:rsid w:val="00D067D6"/>
    <w:rsid w:val="00D0704F"/>
    <w:rsid w:val="00D07A03"/>
    <w:rsid w:val="00D07D72"/>
    <w:rsid w:val="00D10511"/>
    <w:rsid w:val="00D10576"/>
    <w:rsid w:val="00D114BB"/>
    <w:rsid w:val="00D11E3C"/>
    <w:rsid w:val="00D121B9"/>
    <w:rsid w:val="00D12711"/>
    <w:rsid w:val="00D13A4A"/>
    <w:rsid w:val="00D13E45"/>
    <w:rsid w:val="00D14565"/>
    <w:rsid w:val="00D14D9F"/>
    <w:rsid w:val="00D16032"/>
    <w:rsid w:val="00D17BC3"/>
    <w:rsid w:val="00D2032D"/>
    <w:rsid w:val="00D20920"/>
    <w:rsid w:val="00D21178"/>
    <w:rsid w:val="00D21D78"/>
    <w:rsid w:val="00D22645"/>
    <w:rsid w:val="00D22FCF"/>
    <w:rsid w:val="00D236F5"/>
    <w:rsid w:val="00D2375D"/>
    <w:rsid w:val="00D23DD8"/>
    <w:rsid w:val="00D25295"/>
    <w:rsid w:val="00D259D2"/>
    <w:rsid w:val="00D25F79"/>
    <w:rsid w:val="00D262AA"/>
    <w:rsid w:val="00D26336"/>
    <w:rsid w:val="00D273AC"/>
    <w:rsid w:val="00D274D9"/>
    <w:rsid w:val="00D2777A"/>
    <w:rsid w:val="00D30D1B"/>
    <w:rsid w:val="00D31293"/>
    <w:rsid w:val="00D31DAB"/>
    <w:rsid w:val="00D3249B"/>
    <w:rsid w:val="00D32B66"/>
    <w:rsid w:val="00D32CEF"/>
    <w:rsid w:val="00D339F2"/>
    <w:rsid w:val="00D3437E"/>
    <w:rsid w:val="00D34CF0"/>
    <w:rsid w:val="00D34D33"/>
    <w:rsid w:val="00D34F5E"/>
    <w:rsid w:val="00D352F5"/>
    <w:rsid w:val="00D368A8"/>
    <w:rsid w:val="00D36B5B"/>
    <w:rsid w:val="00D36D72"/>
    <w:rsid w:val="00D36F2C"/>
    <w:rsid w:val="00D37343"/>
    <w:rsid w:val="00D37536"/>
    <w:rsid w:val="00D37B55"/>
    <w:rsid w:val="00D400B2"/>
    <w:rsid w:val="00D40173"/>
    <w:rsid w:val="00D40AFA"/>
    <w:rsid w:val="00D40B92"/>
    <w:rsid w:val="00D40D6B"/>
    <w:rsid w:val="00D41044"/>
    <w:rsid w:val="00D41323"/>
    <w:rsid w:val="00D416FD"/>
    <w:rsid w:val="00D41790"/>
    <w:rsid w:val="00D41982"/>
    <w:rsid w:val="00D41B01"/>
    <w:rsid w:val="00D42DA4"/>
    <w:rsid w:val="00D42EE7"/>
    <w:rsid w:val="00D43E33"/>
    <w:rsid w:val="00D44596"/>
    <w:rsid w:val="00D44752"/>
    <w:rsid w:val="00D44982"/>
    <w:rsid w:val="00D4647D"/>
    <w:rsid w:val="00D46B8E"/>
    <w:rsid w:val="00D473B3"/>
    <w:rsid w:val="00D478AB"/>
    <w:rsid w:val="00D479F7"/>
    <w:rsid w:val="00D47DDE"/>
    <w:rsid w:val="00D5160D"/>
    <w:rsid w:val="00D51665"/>
    <w:rsid w:val="00D51F49"/>
    <w:rsid w:val="00D5227B"/>
    <w:rsid w:val="00D52BD7"/>
    <w:rsid w:val="00D53394"/>
    <w:rsid w:val="00D536B0"/>
    <w:rsid w:val="00D53BD6"/>
    <w:rsid w:val="00D555C5"/>
    <w:rsid w:val="00D55F7A"/>
    <w:rsid w:val="00D56160"/>
    <w:rsid w:val="00D57496"/>
    <w:rsid w:val="00D601D8"/>
    <w:rsid w:val="00D60571"/>
    <w:rsid w:val="00D60C78"/>
    <w:rsid w:val="00D61120"/>
    <w:rsid w:val="00D61895"/>
    <w:rsid w:val="00D63534"/>
    <w:rsid w:val="00D63B33"/>
    <w:rsid w:val="00D6400F"/>
    <w:rsid w:val="00D6407F"/>
    <w:rsid w:val="00D64CA1"/>
    <w:rsid w:val="00D64DD1"/>
    <w:rsid w:val="00D658BE"/>
    <w:rsid w:val="00D66437"/>
    <w:rsid w:val="00D664B1"/>
    <w:rsid w:val="00D66D6D"/>
    <w:rsid w:val="00D66F6B"/>
    <w:rsid w:val="00D670DE"/>
    <w:rsid w:val="00D676E0"/>
    <w:rsid w:val="00D67A5F"/>
    <w:rsid w:val="00D67BE3"/>
    <w:rsid w:val="00D67CDD"/>
    <w:rsid w:val="00D70B98"/>
    <w:rsid w:val="00D710B2"/>
    <w:rsid w:val="00D71848"/>
    <w:rsid w:val="00D72CAB"/>
    <w:rsid w:val="00D73265"/>
    <w:rsid w:val="00D732C9"/>
    <w:rsid w:val="00D733DF"/>
    <w:rsid w:val="00D748B1"/>
    <w:rsid w:val="00D7543A"/>
    <w:rsid w:val="00D75616"/>
    <w:rsid w:val="00D76BD4"/>
    <w:rsid w:val="00D76C85"/>
    <w:rsid w:val="00D76F22"/>
    <w:rsid w:val="00D7755B"/>
    <w:rsid w:val="00D77705"/>
    <w:rsid w:val="00D7790D"/>
    <w:rsid w:val="00D805AD"/>
    <w:rsid w:val="00D80C7B"/>
    <w:rsid w:val="00D826A8"/>
    <w:rsid w:val="00D83646"/>
    <w:rsid w:val="00D84522"/>
    <w:rsid w:val="00D8467F"/>
    <w:rsid w:val="00D848C2"/>
    <w:rsid w:val="00D84E8F"/>
    <w:rsid w:val="00D85894"/>
    <w:rsid w:val="00D85930"/>
    <w:rsid w:val="00D85F52"/>
    <w:rsid w:val="00D8687C"/>
    <w:rsid w:val="00D868AA"/>
    <w:rsid w:val="00D86B1D"/>
    <w:rsid w:val="00D87788"/>
    <w:rsid w:val="00D90B83"/>
    <w:rsid w:val="00D9103E"/>
    <w:rsid w:val="00D915F9"/>
    <w:rsid w:val="00D9264D"/>
    <w:rsid w:val="00D9291B"/>
    <w:rsid w:val="00D93286"/>
    <w:rsid w:val="00D9341D"/>
    <w:rsid w:val="00D9379E"/>
    <w:rsid w:val="00D937DA"/>
    <w:rsid w:val="00D9427C"/>
    <w:rsid w:val="00D9491A"/>
    <w:rsid w:val="00D94B53"/>
    <w:rsid w:val="00D963F0"/>
    <w:rsid w:val="00D9686C"/>
    <w:rsid w:val="00D96D20"/>
    <w:rsid w:val="00D970EB"/>
    <w:rsid w:val="00DA10FB"/>
    <w:rsid w:val="00DA12DE"/>
    <w:rsid w:val="00DA1760"/>
    <w:rsid w:val="00DA257D"/>
    <w:rsid w:val="00DA303C"/>
    <w:rsid w:val="00DA4206"/>
    <w:rsid w:val="00DA43B7"/>
    <w:rsid w:val="00DA5387"/>
    <w:rsid w:val="00DA5EAA"/>
    <w:rsid w:val="00DA63C4"/>
    <w:rsid w:val="00DA6563"/>
    <w:rsid w:val="00DA660B"/>
    <w:rsid w:val="00DA669C"/>
    <w:rsid w:val="00DA7147"/>
    <w:rsid w:val="00DA7323"/>
    <w:rsid w:val="00DB0838"/>
    <w:rsid w:val="00DB0C8C"/>
    <w:rsid w:val="00DB11CC"/>
    <w:rsid w:val="00DB1C44"/>
    <w:rsid w:val="00DB2990"/>
    <w:rsid w:val="00DB52AB"/>
    <w:rsid w:val="00DB5E6B"/>
    <w:rsid w:val="00DB71D9"/>
    <w:rsid w:val="00DB72F5"/>
    <w:rsid w:val="00DC0869"/>
    <w:rsid w:val="00DC0BCD"/>
    <w:rsid w:val="00DC17B9"/>
    <w:rsid w:val="00DC1BE8"/>
    <w:rsid w:val="00DC1C91"/>
    <w:rsid w:val="00DC1E24"/>
    <w:rsid w:val="00DC2047"/>
    <w:rsid w:val="00DC249C"/>
    <w:rsid w:val="00DC25AB"/>
    <w:rsid w:val="00DC2927"/>
    <w:rsid w:val="00DC35A1"/>
    <w:rsid w:val="00DC372F"/>
    <w:rsid w:val="00DC397C"/>
    <w:rsid w:val="00DC497A"/>
    <w:rsid w:val="00DC4D9F"/>
    <w:rsid w:val="00DC4FF8"/>
    <w:rsid w:val="00DC53BE"/>
    <w:rsid w:val="00DC5587"/>
    <w:rsid w:val="00DC5AE9"/>
    <w:rsid w:val="00DC653E"/>
    <w:rsid w:val="00DC6F9F"/>
    <w:rsid w:val="00DC72CD"/>
    <w:rsid w:val="00DC73C2"/>
    <w:rsid w:val="00DC73FE"/>
    <w:rsid w:val="00DC7A5F"/>
    <w:rsid w:val="00DD015C"/>
    <w:rsid w:val="00DD022F"/>
    <w:rsid w:val="00DD0B39"/>
    <w:rsid w:val="00DD0D54"/>
    <w:rsid w:val="00DD191C"/>
    <w:rsid w:val="00DD1C53"/>
    <w:rsid w:val="00DD23E0"/>
    <w:rsid w:val="00DD2786"/>
    <w:rsid w:val="00DD2860"/>
    <w:rsid w:val="00DD2DC2"/>
    <w:rsid w:val="00DD2F21"/>
    <w:rsid w:val="00DD3572"/>
    <w:rsid w:val="00DD35A6"/>
    <w:rsid w:val="00DD3D5D"/>
    <w:rsid w:val="00DD41E5"/>
    <w:rsid w:val="00DD42F7"/>
    <w:rsid w:val="00DD46CC"/>
    <w:rsid w:val="00DD4D8D"/>
    <w:rsid w:val="00DD5BCC"/>
    <w:rsid w:val="00DD5BE1"/>
    <w:rsid w:val="00DD6BB9"/>
    <w:rsid w:val="00DD6D6A"/>
    <w:rsid w:val="00DD6DCD"/>
    <w:rsid w:val="00DD7861"/>
    <w:rsid w:val="00DE00AC"/>
    <w:rsid w:val="00DE08BA"/>
    <w:rsid w:val="00DE1600"/>
    <w:rsid w:val="00DE2A19"/>
    <w:rsid w:val="00DE30A8"/>
    <w:rsid w:val="00DE32FD"/>
    <w:rsid w:val="00DE335A"/>
    <w:rsid w:val="00DE356A"/>
    <w:rsid w:val="00DE37FC"/>
    <w:rsid w:val="00DE3CA5"/>
    <w:rsid w:val="00DE502B"/>
    <w:rsid w:val="00DE561F"/>
    <w:rsid w:val="00DE57F8"/>
    <w:rsid w:val="00DE5872"/>
    <w:rsid w:val="00DE5D05"/>
    <w:rsid w:val="00DE5D12"/>
    <w:rsid w:val="00DE5E31"/>
    <w:rsid w:val="00DE6807"/>
    <w:rsid w:val="00DE6A25"/>
    <w:rsid w:val="00DE6BE2"/>
    <w:rsid w:val="00DE6C46"/>
    <w:rsid w:val="00DE73D0"/>
    <w:rsid w:val="00DE7465"/>
    <w:rsid w:val="00DE76B4"/>
    <w:rsid w:val="00DE7733"/>
    <w:rsid w:val="00DE7F49"/>
    <w:rsid w:val="00DF04A8"/>
    <w:rsid w:val="00DF10A0"/>
    <w:rsid w:val="00DF166D"/>
    <w:rsid w:val="00DF21AC"/>
    <w:rsid w:val="00DF21E6"/>
    <w:rsid w:val="00DF24C1"/>
    <w:rsid w:val="00DF2A39"/>
    <w:rsid w:val="00DF2B4D"/>
    <w:rsid w:val="00DF2B7A"/>
    <w:rsid w:val="00DF2EDC"/>
    <w:rsid w:val="00DF3312"/>
    <w:rsid w:val="00DF3EA6"/>
    <w:rsid w:val="00DF481B"/>
    <w:rsid w:val="00DF4B34"/>
    <w:rsid w:val="00DF6906"/>
    <w:rsid w:val="00DF6AA1"/>
    <w:rsid w:val="00DF72D7"/>
    <w:rsid w:val="00DF7729"/>
    <w:rsid w:val="00DF7D1D"/>
    <w:rsid w:val="00E0056A"/>
    <w:rsid w:val="00E00B7E"/>
    <w:rsid w:val="00E018AE"/>
    <w:rsid w:val="00E01E46"/>
    <w:rsid w:val="00E021C9"/>
    <w:rsid w:val="00E024B8"/>
    <w:rsid w:val="00E02F4E"/>
    <w:rsid w:val="00E03211"/>
    <w:rsid w:val="00E032CD"/>
    <w:rsid w:val="00E0330E"/>
    <w:rsid w:val="00E03ACB"/>
    <w:rsid w:val="00E03B61"/>
    <w:rsid w:val="00E03CAF"/>
    <w:rsid w:val="00E0418E"/>
    <w:rsid w:val="00E04228"/>
    <w:rsid w:val="00E049B1"/>
    <w:rsid w:val="00E05494"/>
    <w:rsid w:val="00E05AC3"/>
    <w:rsid w:val="00E061DE"/>
    <w:rsid w:val="00E075D3"/>
    <w:rsid w:val="00E07A85"/>
    <w:rsid w:val="00E07DF6"/>
    <w:rsid w:val="00E10141"/>
    <w:rsid w:val="00E1038A"/>
    <w:rsid w:val="00E108DD"/>
    <w:rsid w:val="00E1206E"/>
    <w:rsid w:val="00E127A1"/>
    <w:rsid w:val="00E12AEC"/>
    <w:rsid w:val="00E13C79"/>
    <w:rsid w:val="00E1451D"/>
    <w:rsid w:val="00E150AD"/>
    <w:rsid w:val="00E15885"/>
    <w:rsid w:val="00E15886"/>
    <w:rsid w:val="00E15D78"/>
    <w:rsid w:val="00E16341"/>
    <w:rsid w:val="00E163C8"/>
    <w:rsid w:val="00E167E8"/>
    <w:rsid w:val="00E16B95"/>
    <w:rsid w:val="00E16B9C"/>
    <w:rsid w:val="00E16BB3"/>
    <w:rsid w:val="00E16ED9"/>
    <w:rsid w:val="00E171A3"/>
    <w:rsid w:val="00E17D4C"/>
    <w:rsid w:val="00E20D2E"/>
    <w:rsid w:val="00E20FE5"/>
    <w:rsid w:val="00E217D5"/>
    <w:rsid w:val="00E21CF3"/>
    <w:rsid w:val="00E220E3"/>
    <w:rsid w:val="00E22313"/>
    <w:rsid w:val="00E2290F"/>
    <w:rsid w:val="00E22CE6"/>
    <w:rsid w:val="00E238DB"/>
    <w:rsid w:val="00E244DE"/>
    <w:rsid w:val="00E254F0"/>
    <w:rsid w:val="00E25679"/>
    <w:rsid w:val="00E260D2"/>
    <w:rsid w:val="00E26293"/>
    <w:rsid w:val="00E26F3B"/>
    <w:rsid w:val="00E271F9"/>
    <w:rsid w:val="00E300CC"/>
    <w:rsid w:val="00E30D40"/>
    <w:rsid w:val="00E31221"/>
    <w:rsid w:val="00E31555"/>
    <w:rsid w:val="00E31914"/>
    <w:rsid w:val="00E31FB1"/>
    <w:rsid w:val="00E31FF5"/>
    <w:rsid w:val="00E326AB"/>
    <w:rsid w:val="00E32BD3"/>
    <w:rsid w:val="00E32BDC"/>
    <w:rsid w:val="00E32FE1"/>
    <w:rsid w:val="00E33B30"/>
    <w:rsid w:val="00E33D33"/>
    <w:rsid w:val="00E34341"/>
    <w:rsid w:val="00E3456E"/>
    <w:rsid w:val="00E355F7"/>
    <w:rsid w:val="00E3606E"/>
    <w:rsid w:val="00E367E8"/>
    <w:rsid w:val="00E36F95"/>
    <w:rsid w:val="00E372B7"/>
    <w:rsid w:val="00E3743A"/>
    <w:rsid w:val="00E378C0"/>
    <w:rsid w:val="00E405F4"/>
    <w:rsid w:val="00E41791"/>
    <w:rsid w:val="00E42207"/>
    <w:rsid w:val="00E43C0B"/>
    <w:rsid w:val="00E43C55"/>
    <w:rsid w:val="00E45289"/>
    <w:rsid w:val="00E465B9"/>
    <w:rsid w:val="00E4661B"/>
    <w:rsid w:val="00E46970"/>
    <w:rsid w:val="00E46DF9"/>
    <w:rsid w:val="00E47ACA"/>
    <w:rsid w:val="00E500C4"/>
    <w:rsid w:val="00E507EE"/>
    <w:rsid w:val="00E50877"/>
    <w:rsid w:val="00E50EAB"/>
    <w:rsid w:val="00E50EC1"/>
    <w:rsid w:val="00E51E80"/>
    <w:rsid w:val="00E51EA1"/>
    <w:rsid w:val="00E526D4"/>
    <w:rsid w:val="00E532E8"/>
    <w:rsid w:val="00E53396"/>
    <w:rsid w:val="00E5441C"/>
    <w:rsid w:val="00E54422"/>
    <w:rsid w:val="00E54E49"/>
    <w:rsid w:val="00E55A74"/>
    <w:rsid w:val="00E55E96"/>
    <w:rsid w:val="00E56CFB"/>
    <w:rsid w:val="00E57414"/>
    <w:rsid w:val="00E577E7"/>
    <w:rsid w:val="00E57831"/>
    <w:rsid w:val="00E57DE5"/>
    <w:rsid w:val="00E6020E"/>
    <w:rsid w:val="00E60548"/>
    <w:rsid w:val="00E60826"/>
    <w:rsid w:val="00E61E20"/>
    <w:rsid w:val="00E622C3"/>
    <w:rsid w:val="00E625D7"/>
    <w:rsid w:val="00E6282E"/>
    <w:rsid w:val="00E6319D"/>
    <w:rsid w:val="00E63BE8"/>
    <w:rsid w:val="00E63EF6"/>
    <w:rsid w:val="00E644A8"/>
    <w:rsid w:val="00E645C3"/>
    <w:rsid w:val="00E64DB5"/>
    <w:rsid w:val="00E64E65"/>
    <w:rsid w:val="00E657A0"/>
    <w:rsid w:val="00E65CF5"/>
    <w:rsid w:val="00E65FE5"/>
    <w:rsid w:val="00E661E8"/>
    <w:rsid w:val="00E6629B"/>
    <w:rsid w:val="00E67118"/>
    <w:rsid w:val="00E6785A"/>
    <w:rsid w:val="00E67B22"/>
    <w:rsid w:val="00E70835"/>
    <w:rsid w:val="00E70896"/>
    <w:rsid w:val="00E7187C"/>
    <w:rsid w:val="00E71A75"/>
    <w:rsid w:val="00E72022"/>
    <w:rsid w:val="00E72B4F"/>
    <w:rsid w:val="00E72E1E"/>
    <w:rsid w:val="00E7323F"/>
    <w:rsid w:val="00E738F8"/>
    <w:rsid w:val="00E73F36"/>
    <w:rsid w:val="00E740B4"/>
    <w:rsid w:val="00E7413C"/>
    <w:rsid w:val="00E74366"/>
    <w:rsid w:val="00E7463E"/>
    <w:rsid w:val="00E74817"/>
    <w:rsid w:val="00E750B2"/>
    <w:rsid w:val="00E75209"/>
    <w:rsid w:val="00E7569D"/>
    <w:rsid w:val="00E758F2"/>
    <w:rsid w:val="00E75A50"/>
    <w:rsid w:val="00E766A7"/>
    <w:rsid w:val="00E76A99"/>
    <w:rsid w:val="00E76AB3"/>
    <w:rsid w:val="00E77658"/>
    <w:rsid w:val="00E77859"/>
    <w:rsid w:val="00E8047F"/>
    <w:rsid w:val="00E8077F"/>
    <w:rsid w:val="00E833F0"/>
    <w:rsid w:val="00E83B4F"/>
    <w:rsid w:val="00E83F55"/>
    <w:rsid w:val="00E8457B"/>
    <w:rsid w:val="00E85A99"/>
    <w:rsid w:val="00E85C24"/>
    <w:rsid w:val="00E85CC1"/>
    <w:rsid w:val="00E86E93"/>
    <w:rsid w:val="00E870F6"/>
    <w:rsid w:val="00E8733A"/>
    <w:rsid w:val="00E87B9E"/>
    <w:rsid w:val="00E90DB8"/>
    <w:rsid w:val="00E91EE1"/>
    <w:rsid w:val="00E92066"/>
    <w:rsid w:val="00E921FB"/>
    <w:rsid w:val="00E92848"/>
    <w:rsid w:val="00E92ACF"/>
    <w:rsid w:val="00E943D2"/>
    <w:rsid w:val="00E952E2"/>
    <w:rsid w:val="00E9552D"/>
    <w:rsid w:val="00E95650"/>
    <w:rsid w:val="00E96617"/>
    <w:rsid w:val="00E973F8"/>
    <w:rsid w:val="00E974E0"/>
    <w:rsid w:val="00E97B25"/>
    <w:rsid w:val="00EA002B"/>
    <w:rsid w:val="00EA08C1"/>
    <w:rsid w:val="00EA0CAE"/>
    <w:rsid w:val="00EA1EF1"/>
    <w:rsid w:val="00EA22F0"/>
    <w:rsid w:val="00EA34C6"/>
    <w:rsid w:val="00EA36AA"/>
    <w:rsid w:val="00EA391F"/>
    <w:rsid w:val="00EA3981"/>
    <w:rsid w:val="00EA3CC1"/>
    <w:rsid w:val="00EA426D"/>
    <w:rsid w:val="00EA4F7D"/>
    <w:rsid w:val="00EA5197"/>
    <w:rsid w:val="00EA5B3A"/>
    <w:rsid w:val="00EA5C2F"/>
    <w:rsid w:val="00EA5D62"/>
    <w:rsid w:val="00EA62A9"/>
    <w:rsid w:val="00EA662E"/>
    <w:rsid w:val="00EA70A6"/>
    <w:rsid w:val="00EA71E8"/>
    <w:rsid w:val="00EA7329"/>
    <w:rsid w:val="00EA73E3"/>
    <w:rsid w:val="00EA7446"/>
    <w:rsid w:val="00EA79BA"/>
    <w:rsid w:val="00EA7E73"/>
    <w:rsid w:val="00EB076B"/>
    <w:rsid w:val="00EB0784"/>
    <w:rsid w:val="00EB1224"/>
    <w:rsid w:val="00EB28DD"/>
    <w:rsid w:val="00EB2F71"/>
    <w:rsid w:val="00EB3CE8"/>
    <w:rsid w:val="00EB3E15"/>
    <w:rsid w:val="00EB404A"/>
    <w:rsid w:val="00EB42C3"/>
    <w:rsid w:val="00EB452E"/>
    <w:rsid w:val="00EB4C6E"/>
    <w:rsid w:val="00EB4FA3"/>
    <w:rsid w:val="00EB527D"/>
    <w:rsid w:val="00EB556A"/>
    <w:rsid w:val="00EB584F"/>
    <w:rsid w:val="00EB5F04"/>
    <w:rsid w:val="00EB68D3"/>
    <w:rsid w:val="00EB798C"/>
    <w:rsid w:val="00EB7B65"/>
    <w:rsid w:val="00EB7C78"/>
    <w:rsid w:val="00EC014C"/>
    <w:rsid w:val="00EC07B2"/>
    <w:rsid w:val="00EC07E0"/>
    <w:rsid w:val="00EC09F3"/>
    <w:rsid w:val="00EC1354"/>
    <w:rsid w:val="00EC23D7"/>
    <w:rsid w:val="00EC352B"/>
    <w:rsid w:val="00EC3B55"/>
    <w:rsid w:val="00EC3D46"/>
    <w:rsid w:val="00EC3FF6"/>
    <w:rsid w:val="00EC4873"/>
    <w:rsid w:val="00EC4ED8"/>
    <w:rsid w:val="00EC506B"/>
    <w:rsid w:val="00EC60A2"/>
    <w:rsid w:val="00EC64B8"/>
    <w:rsid w:val="00EC670E"/>
    <w:rsid w:val="00EC6C80"/>
    <w:rsid w:val="00EC7127"/>
    <w:rsid w:val="00EC78A2"/>
    <w:rsid w:val="00EC7A76"/>
    <w:rsid w:val="00ED044E"/>
    <w:rsid w:val="00ED05FE"/>
    <w:rsid w:val="00ED0909"/>
    <w:rsid w:val="00ED12EC"/>
    <w:rsid w:val="00ED16FD"/>
    <w:rsid w:val="00ED2FB2"/>
    <w:rsid w:val="00ED3BEC"/>
    <w:rsid w:val="00ED4020"/>
    <w:rsid w:val="00ED48F2"/>
    <w:rsid w:val="00ED4C74"/>
    <w:rsid w:val="00ED4D25"/>
    <w:rsid w:val="00ED5FD1"/>
    <w:rsid w:val="00ED6268"/>
    <w:rsid w:val="00ED6309"/>
    <w:rsid w:val="00ED7BFD"/>
    <w:rsid w:val="00ED7ED8"/>
    <w:rsid w:val="00EE0040"/>
    <w:rsid w:val="00EE05BD"/>
    <w:rsid w:val="00EE0868"/>
    <w:rsid w:val="00EE0D60"/>
    <w:rsid w:val="00EE0DBD"/>
    <w:rsid w:val="00EE0FD7"/>
    <w:rsid w:val="00EE18C0"/>
    <w:rsid w:val="00EE1CAD"/>
    <w:rsid w:val="00EE26A2"/>
    <w:rsid w:val="00EE3BC1"/>
    <w:rsid w:val="00EE40A6"/>
    <w:rsid w:val="00EE40CE"/>
    <w:rsid w:val="00EE43A3"/>
    <w:rsid w:val="00EE4410"/>
    <w:rsid w:val="00EE54FE"/>
    <w:rsid w:val="00EE5AF9"/>
    <w:rsid w:val="00EE6666"/>
    <w:rsid w:val="00EE6A3B"/>
    <w:rsid w:val="00EE6D9D"/>
    <w:rsid w:val="00EE6F8E"/>
    <w:rsid w:val="00EE7458"/>
    <w:rsid w:val="00EF074D"/>
    <w:rsid w:val="00EF0A07"/>
    <w:rsid w:val="00EF0ABF"/>
    <w:rsid w:val="00EF0CCA"/>
    <w:rsid w:val="00EF0D6A"/>
    <w:rsid w:val="00EF0E3D"/>
    <w:rsid w:val="00EF1098"/>
    <w:rsid w:val="00EF147D"/>
    <w:rsid w:val="00EF1FD5"/>
    <w:rsid w:val="00EF2D03"/>
    <w:rsid w:val="00EF314C"/>
    <w:rsid w:val="00EF3393"/>
    <w:rsid w:val="00EF3499"/>
    <w:rsid w:val="00EF3677"/>
    <w:rsid w:val="00EF3853"/>
    <w:rsid w:val="00EF49E7"/>
    <w:rsid w:val="00EF4FCF"/>
    <w:rsid w:val="00EF571D"/>
    <w:rsid w:val="00EF5E4A"/>
    <w:rsid w:val="00EF6684"/>
    <w:rsid w:val="00EF67D1"/>
    <w:rsid w:val="00EF71CC"/>
    <w:rsid w:val="00EF7555"/>
    <w:rsid w:val="00F008FA"/>
    <w:rsid w:val="00F016B3"/>
    <w:rsid w:val="00F016E9"/>
    <w:rsid w:val="00F01FFF"/>
    <w:rsid w:val="00F02475"/>
    <w:rsid w:val="00F024D0"/>
    <w:rsid w:val="00F02636"/>
    <w:rsid w:val="00F027C0"/>
    <w:rsid w:val="00F02E8E"/>
    <w:rsid w:val="00F03249"/>
    <w:rsid w:val="00F044D0"/>
    <w:rsid w:val="00F047D7"/>
    <w:rsid w:val="00F04B3D"/>
    <w:rsid w:val="00F0596E"/>
    <w:rsid w:val="00F059B9"/>
    <w:rsid w:val="00F05B49"/>
    <w:rsid w:val="00F06065"/>
    <w:rsid w:val="00F06110"/>
    <w:rsid w:val="00F06D9F"/>
    <w:rsid w:val="00F06ED8"/>
    <w:rsid w:val="00F07004"/>
    <w:rsid w:val="00F07058"/>
    <w:rsid w:val="00F1016D"/>
    <w:rsid w:val="00F10736"/>
    <w:rsid w:val="00F10BA6"/>
    <w:rsid w:val="00F11548"/>
    <w:rsid w:val="00F12DA6"/>
    <w:rsid w:val="00F13285"/>
    <w:rsid w:val="00F1329C"/>
    <w:rsid w:val="00F13A1E"/>
    <w:rsid w:val="00F13D38"/>
    <w:rsid w:val="00F14109"/>
    <w:rsid w:val="00F14FC8"/>
    <w:rsid w:val="00F15113"/>
    <w:rsid w:val="00F152E2"/>
    <w:rsid w:val="00F153B3"/>
    <w:rsid w:val="00F15616"/>
    <w:rsid w:val="00F1572D"/>
    <w:rsid w:val="00F15B34"/>
    <w:rsid w:val="00F15B5F"/>
    <w:rsid w:val="00F16BA3"/>
    <w:rsid w:val="00F16BE8"/>
    <w:rsid w:val="00F16D6E"/>
    <w:rsid w:val="00F1783E"/>
    <w:rsid w:val="00F20B0C"/>
    <w:rsid w:val="00F20DA4"/>
    <w:rsid w:val="00F21906"/>
    <w:rsid w:val="00F21A82"/>
    <w:rsid w:val="00F21CF9"/>
    <w:rsid w:val="00F21D1F"/>
    <w:rsid w:val="00F2334B"/>
    <w:rsid w:val="00F23E9B"/>
    <w:rsid w:val="00F2452C"/>
    <w:rsid w:val="00F24F04"/>
    <w:rsid w:val="00F259DC"/>
    <w:rsid w:val="00F25D06"/>
    <w:rsid w:val="00F2663A"/>
    <w:rsid w:val="00F26761"/>
    <w:rsid w:val="00F26EF8"/>
    <w:rsid w:val="00F30C56"/>
    <w:rsid w:val="00F30EA3"/>
    <w:rsid w:val="00F32072"/>
    <w:rsid w:val="00F321A1"/>
    <w:rsid w:val="00F3260F"/>
    <w:rsid w:val="00F3286E"/>
    <w:rsid w:val="00F33806"/>
    <w:rsid w:val="00F33849"/>
    <w:rsid w:val="00F34AB2"/>
    <w:rsid w:val="00F36153"/>
    <w:rsid w:val="00F36292"/>
    <w:rsid w:val="00F3672B"/>
    <w:rsid w:val="00F37129"/>
    <w:rsid w:val="00F374AE"/>
    <w:rsid w:val="00F37695"/>
    <w:rsid w:val="00F37BA4"/>
    <w:rsid w:val="00F37C73"/>
    <w:rsid w:val="00F408A4"/>
    <w:rsid w:val="00F41224"/>
    <w:rsid w:val="00F41701"/>
    <w:rsid w:val="00F41900"/>
    <w:rsid w:val="00F41B8B"/>
    <w:rsid w:val="00F42ADE"/>
    <w:rsid w:val="00F42FD5"/>
    <w:rsid w:val="00F4323A"/>
    <w:rsid w:val="00F4326A"/>
    <w:rsid w:val="00F43409"/>
    <w:rsid w:val="00F43941"/>
    <w:rsid w:val="00F439A0"/>
    <w:rsid w:val="00F440E2"/>
    <w:rsid w:val="00F44369"/>
    <w:rsid w:val="00F44C79"/>
    <w:rsid w:val="00F45B75"/>
    <w:rsid w:val="00F45E2D"/>
    <w:rsid w:val="00F45E45"/>
    <w:rsid w:val="00F461BA"/>
    <w:rsid w:val="00F4654D"/>
    <w:rsid w:val="00F46C8B"/>
    <w:rsid w:val="00F47217"/>
    <w:rsid w:val="00F47452"/>
    <w:rsid w:val="00F5058C"/>
    <w:rsid w:val="00F512D0"/>
    <w:rsid w:val="00F525C5"/>
    <w:rsid w:val="00F528FF"/>
    <w:rsid w:val="00F529C2"/>
    <w:rsid w:val="00F5346C"/>
    <w:rsid w:val="00F54838"/>
    <w:rsid w:val="00F54EFD"/>
    <w:rsid w:val="00F5522C"/>
    <w:rsid w:val="00F559B9"/>
    <w:rsid w:val="00F55E5A"/>
    <w:rsid w:val="00F55FB9"/>
    <w:rsid w:val="00F565F1"/>
    <w:rsid w:val="00F56744"/>
    <w:rsid w:val="00F56C62"/>
    <w:rsid w:val="00F57B8C"/>
    <w:rsid w:val="00F57ED3"/>
    <w:rsid w:val="00F57F18"/>
    <w:rsid w:val="00F606CA"/>
    <w:rsid w:val="00F60CE8"/>
    <w:rsid w:val="00F61579"/>
    <w:rsid w:val="00F6214C"/>
    <w:rsid w:val="00F621DE"/>
    <w:rsid w:val="00F628EF"/>
    <w:rsid w:val="00F629F8"/>
    <w:rsid w:val="00F62F4B"/>
    <w:rsid w:val="00F634C0"/>
    <w:rsid w:val="00F63C3C"/>
    <w:rsid w:val="00F63C52"/>
    <w:rsid w:val="00F646F6"/>
    <w:rsid w:val="00F6550D"/>
    <w:rsid w:val="00F6584C"/>
    <w:rsid w:val="00F65C1E"/>
    <w:rsid w:val="00F65CD5"/>
    <w:rsid w:val="00F66BFD"/>
    <w:rsid w:val="00F67FC4"/>
    <w:rsid w:val="00F70B67"/>
    <w:rsid w:val="00F719B5"/>
    <w:rsid w:val="00F71B4D"/>
    <w:rsid w:val="00F724B6"/>
    <w:rsid w:val="00F72885"/>
    <w:rsid w:val="00F732FC"/>
    <w:rsid w:val="00F7330A"/>
    <w:rsid w:val="00F73A39"/>
    <w:rsid w:val="00F73B48"/>
    <w:rsid w:val="00F73B96"/>
    <w:rsid w:val="00F73BF4"/>
    <w:rsid w:val="00F74532"/>
    <w:rsid w:val="00F74548"/>
    <w:rsid w:val="00F746FA"/>
    <w:rsid w:val="00F74B07"/>
    <w:rsid w:val="00F74D33"/>
    <w:rsid w:val="00F752BD"/>
    <w:rsid w:val="00F7547B"/>
    <w:rsid w:val="00F75F2B"/>
    <w:rsid w:val="00F766BB"/>
    <w:rsid w:val="00F77279"/>
    <w:rsid w:val="00F77B4D"/>
    <w:rsid w:val="00F77D1D"/>
    <w:rsid w:val="00F77F47"/>
    <w:rsid w:val="00F8096E"/>
    <w:rsid w:val="00F80A12"/>
    <w:rsid w:val="00F80BFE"/>
    <w:rsid w:val="00F8255E"/>
    <w:rsid w:val="00F83586"/>
    <w:rsid w:val="00F83E01"/>
    <w:rsid w:val="00F83FC9"/>
    <w:rsid w:val="00F853F0"/>
    <w:rsid w:val="00F8658F"/>
    <w:rsid w:val="00F86DE5"/>
    <w:rsid w:val="00F86E1A"/>
    <w:rsid w:val="00F871F4"/>
    <w:rsid w:val="00F8798C"/>
    <w:rsid w:val="00F90445"/>
    <w:rsid w:val="00F90C46"/>
    <w:rsid w:val="00F90EA6"/>
    <w:rsid w:val="00F92801"/>
    <w:rsid w:val="00F93497"/>
    <w:rsid w:val="00F93750"/>
    <w:rsid w:val="00F939CF"/>
    <w:rsid w:val="00F93D7A"/>
    <w:rsid w:val="00F945C9"/>
    <w:rsid w:val="00F94C9D"/>
    <w:rsid w:val="00F95B4C"/>
    <w:rsid w:val="00F9615A"/>
    <w:rsid w:val="00F962D1"/>
    <w:rsid w:val="00F9637D"/>
    <w:rsid w:val="00F97FFB"/>
    <w:rsid w:val="00FA01A1"/>
    <w:rsid w:val="00FA27D1"/>
    <w:rsid w:val="00FA3379"/>
    <w:rsid w:val="00FA35A5"/>
    <w:rsid w:val="00FA35BE"/>
    <w:rsid w:val="00FA3D13"/>
    <w:rsid w:val="00FA3D2F"/>
    <w:rsid w:val="00FA43D8"/>
    <w:rsid w:val="00FA4506"/>
    <w:rsid w:val="00FA4512"/>
    <w:rsid w:val="00FA4708"/>
    <w:rsid w:val="00FA5D09"/>
    <w:rsid w:val="00FA63B1"/>
    <w:rsid w:val="00FA77B4"/>
    <w:rsid w:val="00FA7B77"/>
    <w:rsid w:val="00FB083B"/>
    <w:rsid w:val="00FB094B"/>
    <w:rsid w:val="00FB0AFA"/>
    <w:rsid w:val="00FB0D6D"/>
    <w:rsid w:val="00FB115C"/>
    <w:rsid w:val="00FB119E"/>
    <w:rsid w:val="00FB1637"/>
    <w:rsid w:val="00FB1721"/>
    <w:rsid w:val="00FB2011"/>
    <w:rsid w:val="00FB2141"/>
    <w:rsid w:val="00FB2669"/>
    <w:rsid w:val="00FB3262"/>
    <w:rsid w:val="00FB51BD"/>
    <w:rsid w:val="00FB6EAA"/>
    <w:rsid w:val="00FB72CB"/>
    <w:rsid w:val="00FB74EA"/>
    <w:rsid w:val="00FB7DC6"/>
    <w:rsid w:val="00FC006E"/>
    <w:rsid w:val="00FC0192"/>
    <w:rsid w:val="00FC103D"/>
    <w:rsid w:val="00FC14E8"/>
    <w:rsid w:val="00FC158A"/>
    <w:rsid w:val="00FC17C8"/>
    <w:rsid w:val="00FC2F31"/>
    <w:rsid w:val="00FC4127"/>
    <w:rsid w:val="00FC42D7"/>
    <w:rsid w:val="00FC4652"/>
    <w:rsid w:val="00FC4698"/>
    <w:rsid w:val="00FC4B5F"/>
    <w:rsid w:val="00FC5A84"/>
    <w:rsid w:val="00FC5CC7"/>
    <w:rsid w:val="00FC612C"/>
    <w:rsid w:val="00FC696A"/>
    <w:rsid w:val="00FC6EB2"/>
    <w:rsid w:val="00FC715E"/>
    <w:rsid w:val="00FC7966"/>
    <w:rsid w:val="00FC7C50"/>
    <w:rsid w:val="00FC7F6B"/>
    <w:rsid w:val="00FD0192"/>
    <w:rsid w:val="00FD061A"/>
    <w:rsid w:val="00FD1019"/>
    <w:rsid w:val="00FD137C"/>
    <w:rsid w:val="00FD144A"/>
    <w:rsid w:val="00FD1451"/>
    <w:rsid w:val="00FD1C14"/>
    <w:rsid w:val="00FD1FD8"/>
    <w:rsid w:val="00FD2348"/>
    <w:rsid w:val="00FD2420"/>
    <w:rsid w:val="00FD28ED"/>
    <w:rsid w:val="00FD32E4"/>
    <w:rsid w:val="00FD36AA"/>
    <w:rsid w:val="00FD3998"/>
    <w:rsid w:val="00FD40FD"/>
    <w:rsid w:val="00FD4212"/>
    <w:rsid w:val="00FD4CFA"/>
    <w:rsid w:val="00FD52CB"/>
    <w:rsid w:val="00FD5660"/>
    <w:rsid w:val="00FD5729"/>
    <w:rsid w:val="00FD6571"/>
    <w:rsid w:val="00FD69F9"/>
    <w:rsid w:val="00FD71CE"/>
    <w:rsid w:val="00FD7423"/>
    <w:rsid w:val="00FD7A2D"/>
    <w:rsid w:val="00FE0841"/>
    <w:rsid w:val="00FE0848"/>
    <w:rsid w:val="00FE1052"/>
    <w:rsid w:val="00FE1256"/>
    <w:rsid w:val="00FE261D"/>
    <w:rsid w:val="00FE3518"/>
    <w:rsid w:val="00FE35A8"/>
    <w:rsid w:val="00FE3CC5"/>
    <w:rsid w:val="00FE494D"/>
    <w:rsid w:val="00FE49C9"/>
    <w:rsid w:val="00FE4D30"/>
    <w:rsid w:val="00FE51D1"/>
    <w:rsid w:val="00FE5798"/>
    <w:rsid w:val="00FE58F5"/>
    <w:rsid w:val="00FE6270"/>
    <w:rsid w:val="00FE6F5E"/>
    <w:rsid w:val="00FE7079"/>
    <w:rsid w:val="00FE7C23"/>
    <w:rsid w:val="00FF03AF"/>
    <w:rsid w:val="00FF0870"/>
    <w:rsid w:val="00FF08EA"/>
    <w:rsid w:val="00FF16B6"/>
    <w:rsid w:val="00FF198B"/>
    <w:rsid w:val="00FF1BFC"/>
    <w:rsid w:val="00FF2157"/>
    <w:rsid w:val="00FF3A16"/>
    <w:rsid w:val="00FF561B"/>
    <w:rsid w:val="00FF64A4"/>
    <w:rsid w:val="00FF68F4"/>
    <w:rsid w:val="00FF69CC"/>
    <w:rsid w:val="00FF6CF0"/>
    <w:rsid w:val="00FF7ADC"/>
    <w:rsid w:val="00FF7BE5"/>
    <w:rsid w:val="01501191"/>
    <w:rsid w:val="0153E03E"/>
    <w:rsid w:val="01640F9D"/>
    <w:rsid w:val="018BEC0A"/>
    <w:rsid w:val="01972CB8"/>
    <w:rsid w:val="01A37B64"/>
    <w:rsid w:val="01D32640"/>
    <w:rsid w:val="01F04E7B"/>
    <w:rsid w:val="021EE678"/>
    <w:rsid w:val="022A594D"/>
    <w:rsid w:val="0277BE90"/>
    <w:rsid w:val="02EBE1F2"/>
    <w:rsid w:val="030D4418"/>
    <w:rsid w:val="03198640"/>
    <w:rsid w:val="0324E3FD"/>
    <w:rsid w:val="033FC51F"/>
    <w:rsid w:val="034C6CAE"/>
    <w:rsid w:val="03783C09"/>
    <w:rsid w:val="038E0A67"/>
    <w:rsid w:val="039A772C"/>
    <w:rsid w:val="03B82C45"/>
    <w:rsid w:val="03CFDCB7"/>
    <w:rsid w:val="0408DC21"/>
    <w:rsid w:val="042A3A3A"/>
    <w:rsid w:val="0456BFBC"/>
    <w:rsid w:val="04995BF8"/>
    <w:rsid w:val="05458B56"/>
    <w:rsid w:val="0584F20D"/>
    <w:rsid w:val="058E0BC2"/>
    <w:rsid w:val="05A02D7F"/>
    <w:rsid w:val="0615CCDB"/>
    <w:rsid w:val="0640C22C"/>
    <w:rsid w:val="06437800"/>
    <w:rsid w:val="064D83EA"/>
    <w:rsid w:val="06CA1892"/>
    <w:rsid w:val="070F5821"/>
    <w:rsid w:val="07A2CADD"/>
    <w:rsid w:val="08644C16"/>
    <w:rsid w:val="08B788D6"/>
    <w:rsid w:val="08FC9CBF"/>
    <w:rsid w:val="0939866A"/>
    <w:rsid w:val="093E3183"/>
    <w:rsid w:val="0945B6AC"/>
    <w:rsid w:val="095C86F4"/>
    <w:rsid w:val="09E46516"/>
    <w:rsid w:val="09F6F65E"/>
    <w:rsid w:val="0A18FF18"/>
    <w:rsid w:val="0A694C0F"/>
    <w:rsid w:val="0A918ECC"/>
    <w:rsid w:val="0AA9ECE0"/>
    <w:rsid w:val="0AE8BCB1"/>
    <w:rsid w:val="0B17A58D"/>
    <w:rsid w:val="0B5B33DA"/>
    <w:rsid w:val="0B906578"/>
    <w:rsid w:val="0B968E02"/>
    <w:rsid w:val="0B9CDB62"/>
    <w:rsid w:val="0BF7BF76"/>
    <w:rsid w:val="0C35F511"/>
    <w:rsid w:val="0CC580D8"/>
    <w:rsid w:val="0D172867"/>
    <w:rsid w:val="0D5CF4ED"/>
    <w:rsid w:val="0D6D6E22"/>
    <w:rsid w:val="0D865986"/>
    <w:rsid w:val="0DA7B47D"/>
    <w:rsid w:val="0E2C5D6F"/>
    <w:rsid w:val="0E365EA2"/>
    <w:rsid w:val="0E5A6530"/>
    <w:rsid w:val="0EB56A9D"/>
    <w:rsid w:val="0F73DDE1"/>
    <w:rsid w:val="102291F7"/>
    <w:rsid w:val="1023470A"/>
    <w:rsid w:val="1084BA35"/>
    <w:rsid w:val="108AC77B"/>
    <w:rsid w:val="10D7D78A"/>
    <w:rsid w:val="10F9AD13"/>
    <w:rsid w:val="11347AB6"/>
    <w:rsid w:val="114895B0"/>
    <w:rsid w:val="11CF66A9"/>
    <w:rsid w:val="1274BFD2"/>
    <w:rsid w:val="12BA91D8"/>
    <w:rsid w:val="12CF3871"/>
    <w:rsid w:val="12E59403"/>
    <w:rsid w:val="12F6A3FD"/>
    <w:rsid w:val="13C02109"/>
    <w:rsid w:val="13C6ED32"/>
    <w:rsid w:val="140899AA"/>
    <w:rsid w:val="1457679E"/>
    <w:rsid w:val="1477D85B"/>
    <w:rsid w:val="14BDD7E8"/>
    <w:rsid w:val="14D4AFE1"/>
    <w:rsid w:val="154CDCEF"/>
    <w:rsid w:val="1559069C"/>
    <w:rsid w:val="15C9C437"/>
    <w:rsid w:val="1691A348"/>
    <w:rsid w:val="170589B4"/>
    <w:rsid w:val="173E6339"/>
    <w:rsid w:val="17783130"/>
    <w:rsid w:val="179FD3E2"/>
    <w:rsid w:val="17FFDC3D"/>
    <w:rsid w:val="18365D67"/>
    <w:rsid w:val="186B8E81"/>
    <w:rsid w:val="1881EC63"/>
    <w:rsid w:val="1906FC85"/>
    <w:rsid w:val="195635F9"/>
    <w:rsid w:val="199BE6E2"/>
    <w:rsid w:val="1A1A8D28"/>
    <w:rsid w:val="1A5D909A"/>
    <w:rsid w:val="1A6BD722"/>
    <w:rsid w:val="1B02A189"/>
    <w:rsid w:val="1B0F0260"/>
    <w:rsid w:val="1B47EBE4"/>
    <w:rsid w:val="1BCE8F53"/>
    <w:rsid w:val="1C676E10"/>
    <w:rsid w:val="1C7F9041"/>
    <w:rsid w:val="1CB3EDAE"/>
    <w:rsid w:val="1CEC04C5"/>
    <w:rsid w:val="1D3C5E33"/>
    <w:rsid w:val="1D4D7BCB"/>
    <w:rsid w:val="1D52E580"/>
    <w:rsid w:val="1D5A9328"/>
    <w:rsid w:val="1D83044A"/>
    <w:rsid w:val="1D838298"/>
    <w:rsid w:val="1D939279"/>
    <w:rsid w:val="1E2BC803"/>
    <w:rsid w:val="1E787680"/>
    <w:rsid w:val="1E87C7D5"/>
    <w:rsid w:val="1EA53820"/>
    <w:rsid w:val="1EE2B4BE"/>
    <w:rsid w:val="1EE2C8DA"/>
    <w:rsid w:val="1F44C75E"/>
    <w:rsid w:val="1F55BB1C"/>
    <w:rsid w:val="1F674D99"/>
    <w:rsid w:val="1F7E678D"/>
    <w:rsid w:val="1FA586ED"/>
    <w:rsid w:val="2004C03F"/>
    <w:rsid w:val="2012C482"/>
    <w:rsid w:val="2033D486"/>
    <w:rsid w:val="20690E0A"/>
    <w:rsid w:val="211F52FA"/>
    <w:rsid w:val="2125D4FD"/>
    <w:rsid w:val="216859FB"/>
    <w:rsid w:val="218277CB"/>
    <w:rsid w:val="218AA4EB"/>
    <w:rsid w:val="21A24066"/>
    <w:rsid w:val="21AE53D3"/>
    <w:rsid w:val="222A17F2"/>
    <w:rsid w:val="22566B97"/>
    <w:rsid w:val="2279DE5F"/>
    <w:rsid w:val="22A3B4B3"/>
    <w:rsid w:val="233E3D3F"/>
    <w:rsid w:val="2376F93B"/>
    <w:rsid w:val="23E296F7"/>
    <w:rsid w:val="23EF2BE8"/>
    <w:rsid w:val="24524C06"/>
    <w:rsid w:val="246E4F8E"/>
    <w:rsid w:val="24743D4B"/>
    <w:rsid w:val="248BB11B"/>
    <w:rsid w:val="2494C6A5"/>
    <w:rsid w:val="24D0635E"/>
    <w:rsid w:val="24DBFE0B"/>
    <w:rsid w:val="251A7BBE"/>
    <w:rsid w:val="25C4E08F"/>
    <w:rsid w:val="2618A0C8"/>
    <w:rsid w:val="2654D1CA"/>
    <w:rsid w:val="267C4185"/>
    <w:rsid w:val="2727FE6C"/>
    <w:rsid w:val="2796D233"/>
    <w:rsid w:val="279AD50C"/>
    <w:rsid w:val="27A4C783"/>
    <w:rsid w:val="27AFD775"/>
    <w:rsid w:val="28163A4B"/>
    <w:rsid w:val="281B7C84"/>
    <w:rsid w:val="2834C4A9"/>
    <w:rsid w:val="287F9079"/>
    <w:rsid w:val="28870FB1"/>
    <w:rsid w:val="28ECE858"/>
    <w:rsid w:val="2959A7FB"/>
    <w:rsid w:val="296C2E68"/>
    <w:rsid w:val="2973C9A5"/>
    <w:rsid w:val="297A814F"/>
    <w:rsid w:val="297D949A"/>
    <w:rsid w:val="29B96CCF"/>
    <w:rsid w:val="2A72CA61"/>
    <w:rsid w:val="2A9DBD97"/>
    <w:rsid w:val="2AB983AF"/>
    <w:rsid w:val="2ACF4DF2"/>
    <w:rsid w:val="2AD8D6A8"/>
    <w:rsid w:val="2B0FF9B5"/>
    <w:rsid w:val="2B1B6498"/>
    <w:rsid w:val="2BBEC8BA"/>
    <w:rsid w:val="2BC30065"/>
    <w:rsid w:val="2C078BF0"/>
    <w:rsid w:val="2C6E0936"/>
    <w:rsid w:val="2CC4AD90"/>
    <w:rsid w:val="2CD8B2BC"/>
    <w:rsid w:val="2CDE2981"/>
    <w:rsid w:val="2D26665D"/>
    <w:rsid w:val="2D28CA0F"/>
    <w:rsid w:val="2D2BBD54"/>
    <w:rsid w:val="2D30B670"/>
    <w:rsid w:val="2D644E84"/>
    <w:rsid w:val="2D807E05"/>
    <w:rsid w:val="2D8CC394"/>
    <w:rsid w:val="2DE424AA"/>
    <w:rsid w:val="2E051282"/>
    <w:rsid w:val="2E5F1196"/>
    <w:rsid w:val="2E7C11FF"/>
    <w:rsid w:val="2ED84AAD"/>
    <w:rsid w:val="2EDA8361"/>
    <w:rsid w:val="2EDE58AD"/>
    <w:rsid w:val="2F3B3225"/>
    <w:rsid w:val="2F5464A6"/>
    <w:rsid w:val="2F8F245A"/>
    <w:rsid w:val="2FAAAD7E"/>
    <w:rsid w:val="2FB8005B"/>
    <w:rsid w:val="2FD79F38"/>
    <w:rsid w:val="2FE812FC"/>
    <w:rsid w:val="30328515"/>
    <w:rsid w:val="3071A349"/>
    <w:rsid w:val="3138A7C4"/>
    <w:rsid w:val="318A0126"/>
    <w:rsid w:val="3196E594"/>
    <w:rsid w:val="31F33B25"/>
    <w:rsid w:val="3320EB0B"/>
    <w:rsid w:val="335E16F1"/>
    <w:rsid w:val="34200D3D"/>
    <w:rsid w:val="352E5357"/>
    <w:rsid w:val="364D673F"/>
    <w:rsid w:val="366CE33A"/>
    <w:rsid w:val="372A64F7"/>
    <w:rsid w:val="37569687"/>
    <w:rsid w:val="3793D565"/>
    <w:rsid w:val="379CF0E0"/>
    <w:rsid w:val="37D2E6C8"/>
    <w:rsid w:val="380ED854"/>
    <w:rsid w:val="38338FD6"/>
    <w:rsid w:val="3841E3D3"/>
    <w:rsid w:val="384B37D1"/>
    <w:rsid w:val="386C6B61"/>
    <w:rsid w:val="38A7589D"/>
    <w:rsid w:val="396C17B7"/>
    <w:rsid w:val="397A2B60"/>
    <w:rsid w:val="399C70FF"/>
    <w:rsid w:val="39A59D31"/>
    <w:rsid w:val="39B49F9E"/>
    <w:rsid w:val="39DC46BB"/>
    <w:rsid w:val="3A2F8329"/>
    <w:rsid w:val="3A34280C"/>
    <w:rsid w:val="3A71C3CC"/>
    <w:rsid w:val="3AB151AB"/>
    <w:rsid w:val="3B69C80F"/>
    <w:rsid w:val="3BC2C4EF"/>
    <w:rsid w:val="3BC4BD9D"/>
    <w:rsid w:val="3BD7EC81"/>
    <w:rsid w:val="3BEE63B0"/>
    <w:rsid w:val="3BFC20CB"/>
    <w:rsid w:val="3C2EE30F"/>
    <w:rsid w:val="3CBC5BDC"/>
    <w:rsid w:val="3D0C05DD"/>
    <w:rsid w:val="3D219A9B"/>
    <w:rsid w:val="3DA79501"/>
    <w:rsid w:val="3DCCB13D"/>
    <w:rsid w:val="3DDE9F6F"/>
    <w:rsid w:val="3E0B9AEC"/>
    <w:rsid w:val="3E2B8B7C"/>
    <w:rsid w:val="3E47A42A"/>
    <w:rsid w:val="3E83B67B"/>
    <w:rsid w:val="3EE49CA9"/>
    <w:rsid w:val="3F24E1DE"/>
    <w:rsid w:val="3F4D76C8"/>
    <w:rsid w:val="3F5E5111"/>
    <w:rsid w:val="3FBA4453"/>
    <w:rsid w:val="3FBBEC14"/>
    <w:rsid w:val="3FF215EC"/>
    <w:rsid w:val="40501032"/>
    <w:rsid w:val="40CCF802"/>
    <w:rsid w:val="40D5AE52"/>
    <w:rsid w:val="415711CE"/>
    <w:rsid w:val="4179B333"/>
    <w:rsid w:val="41B95E04"/>
    <w:rsid w:val="41ED33E5"/>
    <w:rsid w:val="421AC455"/>
    <w:rsid w:val="422B8546"/>
    <w:rsid w:val="429ADF69"/>
    <w:rsid w:val="42BC4D77"/>
    <w:rsid w:val="42BF2617"/>
    <w:rsid w:val="42BF2A6B"/>
    <w:rsid w:val="42D78226"/>
    <w:rsid w:val="42DD112D"/>
    <w:rsid w:val="435DD5E5"/>
    <w:rsid w:val="4380F450"/>
    <w:rsid w:val="44075468"/>
    <w:rsid w:val="44201723"/>
    <w:rsid w:val="442C655F"/>
    <w:rsid w:val="442FE5E0"/>
    <w:rsid w:val="44533BC3"/>
    <w:rsid w:val="4462AC54"/>
    <w:rsid w:val="44A19DA4"/>
    <w:rsid w:val="44CA5B33"/>
    <w:rsid w:val="44CDD0DD"/>
    <w:rsid w:val="44E020B1"/>
    <w:rsid w:val="458711E1"/>
    <w:rsid w:val="461ED3BF"/>
    <w:rsid w:val="4637BDF9"/>
    <w:rsid w:val="463A5C07"/>
    <w:rsid w:val="467C6457"/>
    <w:rsid w:val="4683DBE5"/>
    <w:rsid w:val="46C578D5"/>
    <w:rsid w:val="471F014E"/>
    <w:rsid w:val="4781AAD7"/>
    <w:rsid w:val="47A76979"/>
    <w:rsid w:val="47F34A53"/>
    <w:rsid w:val="4816CD39"/>
    <w:rsid w:val="483F805C"/>
    <w:rsid w:val="48507306"/>
    <w:rsid w:val="487F20EA"/>
    <w:rsid w:val="489D472C"/>
    <w:rsid w:val="48D000A9"/>
    <w:rsid w:val="49052320"/>
    <w:rsid w:val="4933F80D"/>
    <w:rsid w:val="496DD1AC"/>
    <w:rsid w:val="49877ACA"/>
    <w:rsid w:val="49D42E0C"/>
    <w:rsid w:val="49D64238"/>
    <w:rsid w:val="49DEF2C1"/>
    <w:rsid w:val="4A047C58"/>
    <w:rsid w:val="4A0AADFB"/>
    <w:rsid w:val="4A39178D"/>
    <w:rsid w:val="4A47F820"/>
    <w:rsid w:val="4A859270"/>
    <w:rsid w:val="4B097EF2"/>
    <w:rsid w:val="4B31E202"/>
    <w:rsid w:val="4B65BE25"/>
    <w:rsid w:val="4B75DE73"/>
    <w:rsid w:val="4BA4F956"/>
    <w:rsid w:val="4BC28BD2"/>
    <w:rsid w:val="4C2FD7C8"/>
    <w:rsid w:val="4C52C4F9"/>
    <w:rsid w:val="4C68CAE4"/>
    <w:rsid w:val="4CADE8F9"/>
    <w:rsid w:val="4CDE594A"/>
    <w:rsid w:val="4CF07A6C"/>
    <w:rsid w:val="4D48802A"/>
    <w:rsid w:val="4DE6BB90"/>
    <w:rsid w:val="4DF9D89E"/>
    <w:rsid w:val="4E57730C"/>
    <w:rsid w:val="4E577E99"/>
    <w:rsid w:val="4E9CBCE4"/>
    <w:rsid w:val="4EA65A57"/>
    <w:rsid w:val="4EFA2C94"/>
    <w:rsid w:val="4F21601B"/>
    <w:rsid w:val="4F7A3657"/>
    <w:rsid w:val="4F94A906"/>
    <w:rsid w:val="4FAA8DD8"/>
    <w:rsid w:val="5029235A"/>
    <w:rsid w:val="51331566"/>
    <w:rsid w:val="513C13CE"/>
    <w:rsid w:val="514C1F0E"/>
    <w:rsid w:val="516B8A62"/>
    <w:rsid w:val="518206DC"/>
    <w:rsid w:val="51CE28EE"/>
    <w:rsid w:val="524350B2"/>
    <w:rsid w:val="5258B97E"/>
    <w:rsid w:val="527F86F6"/>
    <w:rsid w:val="528DD4A6"/>
    <w:rsid w:val="529E378F"/>
    <w:rsid w:val="52C231AC"/>
    <w:rsid w:val="52CBEC41"/>
    <w:rsid w:val="52D92C16"/>
    <w:rsid w:val="52EA9A0A"/>
    <w:rsid w:val="530C4980"/>
    <w:rsid w:val="532B9378"/>
    <w:rsid w:val="534FE1E2"/>
    <w:rsid w:val="53AA5429"/>
    <w:rsid w:val="53CDCE36"/>
    <w:rsid w:val="54B6AB15"/>
    <w:rsid w:val="54B89A8E"/>
    <w:rsid w:val="54C522FE"/>
    <w:rsid w:val="54EA9697"/>
    <w:rsid w:val="55045A30"/>
    <w:rsid w:val="559AC361"/>
    <w:rsid w:val="559C9461"/>
    <w:rsid w:val="55B63F19"/>
    <w:rsid w:val="55F2C627"/>
    <w:rsid w:val="562E0A23"/>
    <w:rsid w:val="5651CCAF"/>
    <w:rsid w:val="5651E192"/>
    <w:rsid w:val="568A5B6D"/>
    <w:rsid w:val="5720B8A3"/>
    <w:rsid w:val="574912A1"/>
    <w:rsid w:val="578A4DB6"/>
    <w:rsid w:val="5797E45E"/>
    <w:rsid w:val="57A0A4D6"/>
    <w:rsid w:val="57A3D6FC"/>
    <w:rsid w:val="57B7524D"/>
    <w:rsid w:val="57F571CE"/>
    <w:rsid w:val="5841E461"/>
    <w:rsid w:val="5858E231"/>
    <w:rsid w:val="58776DB3"/>
    <w:rsid w:val="5887E67D"/>
    <w:rsid w:val="58A0BF88"/>
    <w:rsid w:val="58A6B3D2"/>
    <w:rsid w:val="58BAD75E"/>
    <w:rsid w:val="58C87F5A"/>
    <w:rsid w:val="5923767D"/>
    <w:rsid w:val="593D0381"/>
    <w:rsid w:val="5AB68AAB"/>
    <w:rsid w:val="5AF944A9"/>
    <w:rsid w:val="5B1F5F7E"/>
    <w:rsid w:val="5B26F0E4"/>
    <w:rsid w:val="5B5BF26D"/>
    <w:rsid w:val="5B6D6EEF"/>
    <w:rsid w:val="5C1024E9"/>
    <w:rsid w:val="5C75FA6E"/>
    <w:rsid w:val="5C8FA958"/>
    <w:rsid w:val="5CB91638"/>
    <w:rsid w:val="5D381C68"/>
    <w:rsid w:val="5D9BC585"/>
    <w:rsid w:val="5DB165EC"/>
    <w:rsid w:val="5E32F4EA"/>
    <w:rsid w:val="5F8E574B"/>
    <w:rsid w:val="5FD116CF"/>
    <w:rsid w:val="600EDD45"/>
    <w:rsid w:val="6039ECCD"/>
    <w:rsid w:val="6079D867"/>
    <w:rsid w:val="60C02C95"/>
    <w:rsid w:val="60CE91F7"/>
    <w:rsid w:val="60EFA8EE"/>
    <w:rsid w:val="611D0D6B"/>
    <w:rsid w:val="61601D18"/>
    <w:rsid w:val="6173CDCD"/>
    <w:rsid w:val="6186F5F5"/>
    <w:rsid w:val="6191E4C9"/>
    <w:rsid w:val="61C4DED4"/>
    <w:rsid w:val="61E1824B"/>
    <w:rsid w:val="6204AC17"/>
    <w:rsid w:val="62161AB5"/>
    <w:rsid w:val="6248651E"/>
    <w:rsid w:val="627090C9"/>
    <w:rsid w:val="627DA71F"/>
    <w:rsid w:val="63128178"/>
    <w:rsid w:val="637837C1"/>
    <w:rsid w:val="639055F0"/>
    <w:rsid w:val="63D74318"/>
    <w:rsid w:val="63F0E9F4"/>
    <w:rsid w:val="63FE2FA7"/>
    <w:rsid w:val="647EFA6E"/>
    <w:rsid w:val="64B47E1E"/>
    <w:rsid w:val="64D16CAD"/>
    <w:rsid w:val="64FD6889"/>
    <w:rsid w:val="650C5E08"/>
    <w:rsid w:val="65A4DFB2"/>
    <w:rsid w:val="65AA0F80"/>
    <w:rsid w:val="65F07E8E"/>
    <w:rsid w:val="65FBBBC3"/>
    <w:rsid w:val="6601BFA1"/>
    <w:rsid w:val="660875F6"/>
    <w:rsid w:val="66576102"/>
    <w:rsid w:val="66787A63"/>
    <w:rsid w:val="668D096A"/>
    <w:rsid w:val="668F74AE"/>
    <w:rsid w:val="67150581"/>
    <w:rsid w:val="673FAB95"/>
    <w:rsid w:val="6796A6A9"/>
    <w:rsid w:val="67AE651D"/>
    <w:rsid w:val="67E41703"/>
    <w:rsid w:val="68189D0E"/>
    <w:rsid w:val="683F9B06"/>
    <w:rsid w:val="68582618"/>
    <w:rsid w:val="694032BF"/>
    <w:rsid w:val="69A7D012"/>
    <w:rsid w:val="69D366E2"/>
    <w:rsid w:val="69FFBCAD"/>
    <w:rsid w:val="6A8D18B2"/>
    <w:rsid w:val="6ADBE719"/>
    <w:rsid w:val="6B1E3B2B"/>
    <w:rsid w:val="6B8C9E0D"/>
    <w:rsid w:val="6B98945E"/>
    <w:rsid w:val="6BB53AD5"/>
    <w:rsid w:val="6BFD37D3"/>
    <w:rsid w:val="6C2D235A"/>
    <w:rsid w:val="6C77B77A"/>
    <w:rsid w:val="6CF0E961"/>
    <w:rsid w:val="6D1C5BBF"/>
    <w:rsid w:val="6D1F07EE"/>
    <w:rsid w:val="6D2EE404"/>
    <w:rsid w:val="6D44E533"/>
    <w:rsid w:val="6DB1E913"/>
    <w:rsid w:val="6DD75B11"/>
    <w:rsid w:val="6DF3EF49"/>
    <w:rsid w:val="6E09AE54"/>
    <w:rsid w:val="6E792F40"/>
    <w:rsid w:val="6EC1FE8C"/>
    <w:rsid w:val="6F0E5741"/>
    <w:rsid w:val="6F51BB1F"/>
    <w:rsid w:val="6F543FCB"/>
    <w:rsid w:val="6F54F3EA"/>
    <w:rsid w:val="6F590EC4"/>
    <w:rsid w:val="6F5A1A8D"/>
    <w:rsid w:val="6F820B4B"/>
    <w:rsid w:val="6F8D650E"/>
    <w:rsid w:val="6FDDF8A9"/>
    <w:rsid w:val="70109633"/>
    <w:rsid w:val="701B30FB"/>
    <w:rsid w:val="702B739B"/>
    <w:rsid w:val="703DDDD2"/>
    <w:rsid w:val="71161B13"/>
    <w:rsid w:val="713536C2"/>
    <w:rsid w:val="7140560E"/>
    <w:rsid w:val="717F6563"/>
    <w:rsid w:val="71B634DC"/>
    <w:rsid w:val="71CA03CC"/>
    <w:rsid w:val="71CCEA4C"/>
    <w:rsid w:val="720943EA"/>
    <w:rsid w:val="7212F4CE"/>
    <w:rsid w:val="7216464A"/>
    <w:rsid w:val="7226F428"/>
    <w:rsid w:val="725C1DCF"/>
    <w:rsid w:val="7318CB31"/>
    <w:rsid w:val="7367106C"/>
    <w:rsid w:val="73748C9D"/>
    <w:rsid w:val="7399C39F"/>
    <w:rsid w:val="73BE0C7B"/>
    <w:rsid w:val="73DACB45"/>
    <w:rsid w:val="73DC90B2"/>
    <w:rsid w:val="73DFC843"/>
    <w:rsid w:val="7529F3DD"/>
    <w:rsid w:val="754AC865"/>
    <w:rsid w:val="763A6BBF"/>
    <w:rsid w:val="765E69A3"/>
    <w:rsid w:val="76716147"/>
    <w:rsid w:val="767A37AF"/>
    <w:rsid w:val="768CDEDF"/>
    <w:rsid w:val="772A6479"/>
    <w:rsid w:val="776E2800"/>
    <w:rsid w:val="77C6B795"/>
    <w:rsid w:val="781E0BA4"/>
    <w:rsid w:val="7821275C"/>
    <w:rsid w:val="788C9C1B"/>
    <w:rsid w:val="78ACDCF7"/>
    <w:rsid w:val="78ECD2FD"/>
    <w:rsid w:val="78FED58D"/>
    <w:rsid w:val="79046714"/>
    <w:rsid w:val="7907140F"/>
    <w:rsid w:val="7958426F"/>
    <w:rsid w:val="79B9C5F7"/>
    <w:rsid w:val="79F306E7"/>
    <w:rsid w:val="7A2BCD5D"/>
    <w:rsid w:val="7A8A3B52"/>
    <w:rsid w:val="7AF1DA71"/>
    <w:rsid w:val="7B0BA73B"/>
    <w:rsid w:val="7B2E7E80"/>
    <w:rsid w:val="7B3876AB"/>
    <w:rsid w:val="7B94AA75"/>
    <w:rsid w:val="7B977C30"/>
    <w:rsid w:val="7BA0593B"/>
    <w:rsid w:val="7BA6D210"/>
    <w:rsid w:val="7BB3E7B1"/>
    <w:rsid w:val="7BD97D64"/>
    <w:rsid w:val="7C189C28"/>
    <w:rsid w:val="7C8C9515"/>
    <w:rsid w:val="7CA6EFC1"/>
    <w:rsid w:val="7D2E92A8"/>
    <w:rsid w:val="7D9058AC"/>
    <w:rsid w:val="7D97D668"/>
    <w:rsid w:val="7DFA6580"/>
    <w:rsid w:val="7E294ABF"/>
    <w:rsid w:val="7E47695A"/>
    <w:rsid w:val="7E704659"/>
    <w:rsid w:val="7E81F090"/>
    <w:rsid w:val="7E8BD559"/>
    <w:rsid w:val="7F04F9BA"/>
    <w:rsid w:val="7F08D764"/>
    <w:rsid w:val="7F5267F9"/>
    <w:rsid w:val="7F5BEFEF"/>
    <w:rsid w:val="7F5C6597"/>
    <w:rsid w:val="7F8F3E86"/>
    <w:rsid w:val="7F90D971"/>
    <w:rsid w:val="7FA76037"/>
    <w:rsid w:val="7FB4412F"/>
    <w:rsid w:val="7FCE0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559CEA"/>
  <w15:docId w15:val="{9759224B-0E97-4613-B7C9-5B126D21E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957"/>
    <w:pPr>
      <w:jc w:val="both"/>
    </w:pPr>
  </w:style>
  <w:style w:type="paragraph" w:styleId="Heading1">
    <w:name w:val="heading 1"/>
    <w:basedOn w:val="Normal"/>
    <w:next w:val="Normal"/>
    <w:link w:val="Heading1Char"/>
    <w:uiPriority w:val="9"/>
    <w:qFormat/>
    <w:rsid w:val="00305D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7021"/>
    <w:pPr>
      <w:keepNext/>
      <w:keepLines/>
      <w:numPr>
        <w:numId w:val="27"/>
      </w:numPr>
      <w:spacing w:before="40" w:after="0"/>
      <w:ind w:left="357"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D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5DA6"/>
    <w:pPr>
      <w:ind w:left="720"/>
      <w:contextualSpacing/>
    </w:pPr>
  </w:style>
  <w:style w:type="paragraph" w:styleId="Title">
    <w:name w:val="Title"/>
    <w:basedOn w:val="Normal"/>
    <w:next w:val="Normal"/>
    <w:link w:val="TitleChar"/>
    <w:uiPriority w:val="10"/>
    <w:qFormat/>
    <w:rsid w:val="00305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DA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36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DBE"/>
  </w:style>
  <w:style w:type="paragraph" w:styleId="Footer">
    <w:name w:val="footer"/>
    <w:basedOn w:val="Normal"/>
    <w:link w:val="FooterChar"/>
    <w:uiPriority w:val="99"/>
    <w:unhideWhenUsed/>
    <w:rsid w:val="00136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DBE"/>
  </w:style>
  <w:style w:type="paragraph" w:styleId="FootnoteText">
    <w:name w:val="footnote text"/>
    <w:basedOn w:val="Normal"/>
    <w:link w:val="FootnoteTextChar"/>
    <w:uiPriority w:val="99"/>
    <w:semiHidden/>
    <w:unhideWhenUsed/>
    <w:rsid w:val="000B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3F73"/>
    <w:rPr>
      <w:sz w:val="20"/>
      <w:szCs w:val="20"/>
      <w:lang w:val="en-US"/>
    </w:rPr>
  </w:style>
  <w:style w:type="character" w:styleId="FootnoteReference">
    <w:name w:val="footnote reference"/>
    <w:basedOn w:val="DefaultParagraphFont"/>
    <w:uiPriority w:val="99"/>
    <w:semiHidden/>
    <w:unhideWhenUsed/>
    <w:rsid w:val="000B3F73"/>
    <w:rPr>
      <w:vertAlign w:val="superscript"/>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Revision">
    <w:name w:val="Revision"/>
    <w:hidden/>
    <w:uiPriority w:val="99"/>
    <w:semiHidden/>
    <w:rsid w:val="00F13285"/>
    <w:pPr>
      <w:spacing w:after="0" w:line="240" w:lineRule="auto"/>
    </w:pPr>
  </w:style>
  <w:style w:type="character" w:styleId="EndnoteReference">
    <w:name w:val="endnote reference"/>
    <w:basedOn w:val="DefaultParagraphFont"/>
    <w:uiPriority w:val="99"/>
    <w:semiHidden/>
    <w:unhideWhenUsed/>
    <w:rsid w:val="00106617"/>
    <w:rPr>
      <w:vertAlign w:val="superscript"/>
    </w:rPr>
  </w:style>
  <w:style w:type="paragraph" w:styleId="Bibliography">
    <w:name w:val="Bibliography"/>
    <w:basedOn w:val="Normal"/>
    <w:next w:val="Normal"/>
    <w:uiPriority w:val="37"/>
    <w:semiHidden/>
    <w:unhideWhenUsed/>
    <w:rsid w:val="00AC0BBA"/>
  </w:style>
  <w:style w:type="character" w:styleId="Strong">
    <w:name w:val="Strong"/>
    <w:basedOn w:val="DefaultParagraphFont"/>
    <w:uiPriority w:val="22"/>
    <w:qFormat/>
    <w:rsid w:val="00F33849"/>
    <w:rPr>
      <w:b/>
      <w:bCs/>
    </w:rPr>
  </w:style>
  <w:style w:type="paragraph" w:styleId="CommentSubject">
    <w:name w:val="annotation subject"/>
    <w:basedOn w:val="CommentText"/>
    <w:next w:val="CommentText"/>
    <w:link w:val="CommentSubjectChar"/>
    <w:uiPriority w:val="99"/>
    <w:semiHidden/>
    <w:unhideWhenUsed/>
    <w:rsid w:val="00D121B9"/>
    <w:rPr>
      <w:b/>
      <w:bCs/>
    </w:rPr>
  </w:style>
  <w:style w:type="character" w:customStyle="1" w:styleId="CommentSubjectChar">
    <w:name w:val="Comment Subject Char"/>
    <w:basedOn w:val="CommentTextChar"/>
    <w:link w:val="CommentSubject"/>
    <w:uiPriority w:val="99"/>
    <w:semiHidden/>
    <w:rsid w:val="00D121B9"/>
    <w:rPr>
      <w:b/>
      <w:bCs/>
      <w:sz w:val="20"/>
      <w:szCs w:val="20"/>
    </w:rPr>
  </w:style>
  <w:style w:type="character" w:customStyle="1" w:styleId="hgkelc">
    <w:name w:val="hgkelc"/>
    <w:basedOn w:val="DefaultParagraphFont"/>
    <w:rsid w:val="00E00B7E"/>
  </w:style>
  <w:style w:type="character" w:customStyle="1" w:styleId="cf01">
    <w:name w:val="cf01"/>
    <w:basedOn w:val="DefaultParagraphFont"/>
    <w:rsid w:val="00642F0B"/>
    <w:rPr>
      <w:rFonts w:ascii="Segoe UI" w:hAnsi="Segoe UI" w:cs="Segoe UI" w:hint="default"/>
      <w:sz w:val="18"/>
      <w:szCs w:val="18"/>
    </w:rPr>
  </w:style>
  <w:style w:type="table" w:customStyle="1" w:styleId="TableGrid1">
    <w:name w:val="Table Grid1"/>
    <w:basedOn w:val="TableNormal"/>
    <w:next w:val="TableGrid"/>
    <w:uiPriority w:val="59"/>
    <w:rsid w:val="00707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51619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dnoteText">
    <w:name w:val="endnote text"/>
    <w:basedOn w:val="Normal"/>
    <w:link w:val="EndnoteTextChar"/>
    <w:uiPriority w:val="99"/>
    <w:semiHidden/>
    <w:unhideWhenUsed/>
    <w:rsid w:val="009D03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0337"/>
    <w:rPr>
      <w:sz w:val="20"/>
      <w:szCs w:val="20"/>
    </w:rPr>
  </w:style>
  <w:style w:type="character" w:customStyle="1" w:styleId="Heading2Char">
    <w:name w:val="Heading 2 Char"/>
    <w:basedOn w:val="DefaultParagraphFont"/>
    <w:link w:val="Heading2"/>
    <w:uiPriority w:val="9"/>
    <w:rsid w:val="003870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ED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BA5696"/>
    <w:pPr>
      <w:spacing w:after="200" w:line="240" w:lineRule="auto"/>
    </w:pPr>
    <w:rPr>
      <w:i/>
      <w:iCs/>
      <w:color w:val="44546A" w:themeColor="text2"/>
      <w:sz w:val="18"/>
      <w:szCs w:val="18"/>
    </w:rPr>
  </w:style>
  <w:style w:type="character" w:styleId="Mention">
    <w:name w:val="Mention"/>
    <w:basedOn w:val="DefaultParagraphFont"/>
    <w:uiPriority w:val="99"/>
    <w:unhideWhenUsed/>
    <w:rsid w:val="00787BFB"/>
    <w:rPr>
      <w:color w:val="2B579A"/>
      <w:shd w:val="clear" w:color="auto" w:fill="E1DFDD"/>
    </w:rPr>
  </w:style>
  <w:style w:type="character" w:styleId="UnresolvedMention">
    <w:name w:val="Unresolved Mention"/>
    <w:basedOn w:val="DefaultParagraphFont"/>
    <w:uiPriority w:val="99"/>
    <w:semiHidden/>
    <w:unhideWhenUsed/>
    <w:rsid w:val="00926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938">
      <w:bodyDiv w:val="1"/>
      <w:marLeft w:val="0"/>
      <w:marRight w:val="0"/>
      <w:marTop w:val="0"/>
      <w:marBottom w:val="0"/>
      <w:divBdr>
        <w:top w:val="none" w:sz="0" w:space="0" w:color="auto"/>
        <w:left w:val="none" w:sz="0" w:space="0" w:color="auto"/>
        <w:bottom w:val="none" w:sz="0" w:space="0" w:color="auto"/>
        <w:right w:val="none" w:sz="0" w:space="0" w:color="auto"/>
      </w:divBdr>
    </w:div>
    <w:div w:id="1240095573">
      <w:bodyDiv w:val="1"/>
      <w:marLeft w:val="0"/>
      <w:marRight w:val="0"/>
      <w:marTop w:val="0"/>
      <w:marBottom w:val="0"/>
      <w:divBdr>
        <w:top w:val="none" w:sz="0" w:space="0" w:color="auto"/>
        <w:left w:val="none" w:sz="0" w:space="0" w:color="auto"/>
        <w:bottom w:val="none" w:sz="0" w:space="0" w:color="auto"/>
        <w:right w:val="none" w:sz="0" w:space="0" w:color="auto"/>
      </w:divBdr>
    </w:div>
    <w:div w:id="1477336535">
      <w:bodyDiv w:val="1"/>
      <w:marLeft w:val="0"/>
      <w:marRight w:val="0"/>
      <w:marTop w:val="0"/>
      <w:marBottom w:val="0"/>
      <w:divBdr>
        <w:top w:val="none" w:sz="0" w:space="0" w:color="auto"/>
        <w:left w:val="none" w:sz="0" w:space="0" w:color="auto"/>
        <w:bottom w:val="none" w:sz="0" w:space="0" w:color="auto"/>
        <w:right w:val="none" w:sz="0" w:space="0" w:color="auto"/>
      </w:divBdr>
    </w:div>
    <w:div w:id="1534919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mailto:graham.mott@un.org"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tatista.com/statistics/883118/global-lithium-ion-battery-pack-costs/" TargetMode="External"/><Relationship Id="rId1" Type="http://schemas.openxmlformats.org/officeDocument/2006/relationships/hyperlink" Target="https://www.irena.org/Publications/2023/Jul/Geopolitics-of-the-Energy-Transition-Critical-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DFB716E3F38842A1BCD9C2EF69AF82" ma:contentTypeVersion="21" ma:contentTypeDescription="Create a new document." ma:contentTypeScope="" ma:versionID="5679a8a2cfad655093d81097222d9863">
  <xsd:schema xmlns:xsd="http://www.w3.org/2001/XMLSchema" xmlns:xs="http://www.w3.org/2001/XMLSchema" xmlns:p="http://schemas.microsoft.com/office/2006/metadata/properties" xmlns:ns2="0bfe184a-5804-4422-b0ce-9a44e23b08e2" xmlns:ns3="710dd928-034b-4cde-8c88-183feecb61a3" xmlns:ns4="985ec44e-1bab-4c0b-9df0-6ba128686fc9" targetNamespace="http://schemas.microsoft.com/office/2006/metadata/properties" ma:root="true" ma:fieldsID="29e320ca2d73dbcd1b8598eb18072434" ns2:_="" ns3:_="" ns4:_="">
    <xsd:import namespace="0bfe184a-5804-4422-b0ce-9a44e23b08e2"/>
    <xsd:import namespace="710dd928-034b-4cde-8c88-183feecb61a3"/>
    <xsd:import namespace="985ec44e-1bab-4c0b-9df0-6ba128686f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Country" minOccurs="0"/>
                <xsd:element ref="ns2:MediaLengthInSeconds" minOccurs="0"/>
                <xsd:element ref="ns2:Organization" minOccurs="0"/>
                <xsd:element ref="ns2:lcf76f155ced4ddcb4097134ff3c332f" minOccurs="0"/>
                <xsd:element ref="ns4:TaxCatchAll" minOccurs="0"/>
                <xsd:element ref="ns2:_Flow_Signoff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e184a-5804-4422-b0ce-9a44e23b08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Country" ma:index="19" nillable="true" ma:displayName="Country" ma:format="Dropdown" ma:internalName="Country">
      <xsd:complexType>
        <xsd:complexContent>
          <xsd:extension base="dms:MultiChoice">
            <xsd:sequence>
              <xsd:element name="Value" maxOccurs="unbounded" minOccurs="0" nillable="true">
                <xsd:simpleType>
                  <xsd:restriction base="dms:Choice">
                    <xsd:enumeration value="Afghanistan"/>
                    <xsd:enumeration value="Åland Islands"/>
                    <xsd:enumeration value="Albania"/>
                    <xsd:enumeration value="Algeria"/>
                    <xsd:enumeration value="American Samoa"/>
                    <xsd:enumeration value="Andorra"/>
                    <xsd:enumeration value="Angola"/>
                    <xsd:enumeration value="Anguilla"/>
                    <xsd:enumeration value="Antarctica"/>
                    <xsd:enumeration value="Antigua and Barbuda"/>
                    <xsd:enumeration value="Argentina"/>
                    <xsd:enumeration value="Armenia"/>
                    <xsd:enumeration value="Aruba"/>
                    <xsd:enumeration value="Australia"/>
                    <xsd:enumeration value="Austria"/>
                    <xsd:enumeration value="Azerbaijan"/>
                    <xsd:enumeration value="Bahamas"/>
                    <xsd:enumeration value="Bahrain"/>
                    <xsd:enumeration value="Bangladesh"/>
                    <xsd:enumeration value="Barbados"/>
                    <xsd:enumeration value="Belarus"/>
                    <xsd:enumeration value="Belgium"/>
                    <xsd:enumeration value="Belize"/>
                    <xsd:enumeration value="Benin"/>
                    <xsd:enumeration value="Bermuda"/>
                    <xsd:enumeration value="Bhutan"/>
                    <xsd:enumeration value="Bolivia (Plurinational State of)"/>
                    <xsd:enumeration value="Bonaire, Sint Eustatius and Saba"/>
                    <xsd:enumeration value="Bosnia and Herzegovina"/>
                    <xsd:enumeration value="Botswana"/>
                    <xsd:enumeration value="Bouvet Island"/>
                    <xsd:enumeration value="Brazil"/>
                    <xsd:enumeration value="British Indian Ocean Territory"/>
                    <xsd:enumeration value="British Virgin Islands"/>
                    <xsd:enumeration value="Brunei Darussalam"/>
                    <xsd:enumeration value="Bulgaria"/>
                    <xsd:enumeration value="Burkina Faso"/>
                    <xsd:enumeration value="Burundi"/>
                    <xsd:enumeration value="Cabo Verde"/>
                    <xsd:enumeration value="Cambodia"/>
                    <xsd:enumeration value="Cameroon"/>
                    <xsd:enumeration value="Canada"/>
                    <xsd:enumeration value="Cayman Islands"/>
                    <xsd:enumeration value="Central African Republic"/>
                    <xsd:enumeration value="Chad"/>
                    <xsd:enumeration value="Chile"/>
                    <xsd:enumeration value="China"/>
                    <xsd:enumeration value="China, Hong Kong Special Administrative Region"/>
                    <xsd:enumeration value="China, Macao Special Administrative Region"/>
                    <xsd:enumeration value="Christmas Island"/>
                    <xsd:enumeration value="Cocos (Keeling) Islands"/>
                    <xsd:enumeration value="Colombia"/>
                    <xsd:enumeration value="Comoros"/>
                    <xsd:enumeration value="Congo"/>
                    <xsd:enumeration value="Cook Islands"/>
                    <xsd:enumeration value="Costa Rica"/>
                    <xsd:enumeration value="Côte d’Ivoire"/>
                    <xsd:enumeration value="Croatia"/>
                    <xsd:enumeration value="Cuba"/>
                    <xsd:enumeration value="Curaçao"/>
                    <xsd:enumeration value="Cyprus"/>
                    <xsd:enumeration value="Czechia"/>
                    <xsd:enumeration value="Democratic People's Republic of Korea"/>
                    <xsd:enumeration value="Democratic Republic of the Congo"/>
                    <xsd:enumeration value="Denmark"/>
                    <xsd:enumeration value="Djibouti"/>
                    <xsd:enumeration value="Dominica"/>
                    <xsd:enumeration value="Dominican Republic"/>
                    <xsd:enumeration value="Ecuador"/>
                    <xsd:enumeration value="Egypt"/>
                    <xsd:enumeration value="El Salvador"/>
                    <xsd:enumeration value="Equatorial Guinea"/>
                    <xsd:enumeration value="Eritrea"/>
                    <xsd:enumeration value="Estonia"/>
                    <xsd:enumeration value="Eswatini"/>
                    <xsd:enumeration value="Ethiopia"/>
                    <xsd:enumeration value="Falkland Islands (Malvinas)"/>
                    <xsd:enumeration value="Faroe Islands"/>
                    <xsd:enumeration value="Fiji"/>
                    <xsd:enumeration value="Finland"/>
                    <xsd:enumeration value="France"/>
                    <xsd:enumeration value="French Guiana"/>
                    <xsd:enumeration value="French Polynesia"/>
                    <xsd:enumeration value="French Southern Territories"/>
                    <xsd:enumeration value="Gabon"/>
                    <xsd:enumeration value="Gambia"/>
                    <xsd:enumeration value="Georgia"/>
                    <xsd:enumeration value="Germany"/>
                    <xsd:enumeration value="Ghana"/>
                    <xsd:enumeration value="Gibraltar"/>
                    <xsd:enumeration value="Greece"/>
                    <xsd:enumeration value="Greenland"/>
                    <xsd:enumeration value="Grenada"/>
                    <xsd:enumeration value="Guadeloupe"/>
                    <xsd:enumeration value="Guam"/>
                    <xsd:enumeration value="Guatemala"/>
                    <xsd:enumeration value="Guernsey"/>
                    <xsd:enumeration value="Guinea"/>
                    <xsd:enumeration value="Guinea-Bissau"/>
                    <xsd:enumeration value="Guyana"/>
                    <xsd:enumeration value="Haiti"/>
                    <xsd:enumeration value="Heard Island and McDonald Islands"/>
                    <xsd:enumeration value="Holy See"/>
                    <xsd:enumeration value="Honduras"/>
                    <xsd:enumeration value="Hungary"/>
                    <xsd:enumeration value="Iceland"/>
                    <xsd:enumeration value="India"/>
                    <xsd:enumeration value="Indonesia"/>
                    <xsd:enumeration value="Iran (Islamic Republic of)"/>
                    <xsd:enumeration value="Iraq"/>
                    <xsd:enumeration value="Ireland"/>
                    <xsd:enumeration value="Isle of Man"/>
                    <xsd:enumeration value="Israel"/>
                    <xsd:enumeration value="Italy"/>
                    <xsd:enumeration value="Jamaica"/>
                    <xsd:enumeration value="Japan"/>
                    <xsd:enumeration value="Jersey"/>
                    <xsd:enumeration value="Jordan"/>
                    <xsd:enumeration value="Kazakhstan"/>
                    <xsd:enumeration value="Kenya"/>
                    <xsd:enumeration value="Kiribati"/>
                    <xsd:enumeration value="Kuwait"/>
                    <xsd:enumeration value="Kyrgyzstan"/>
                    <xsd:enumeration value="Lao People's Democratic Republic"/>
                    <xsd:enumeration value="Latvia"/>
                    <xsd:enumeration value="Lebanon"/>
                    <xsd:enumeration value="Lesotho"/>
                    <xsd:enumeration value="Liberia"/>
                    <xsd:enumeration value="Libya"/>
                    <xsd:enumeration value="Liechtenstein"/>
                    <xsd:enumeration value="Lithuania"/>
                    <xsd:enumeration value="Luxembourg"/>
                    <xsd:enumeration value="Madagascar"/>
                    <xsd:enumeration value="Malawi"/>
                    <xsd:enumeration value="Malaysia"/>
                    <xsd:enumeration value="Maldives"/>
                    <xsd:enumeration value="Mali"/>
                    <xsd:enumeration value="Malta"/>
                    <xsd:enumeration value="Marshall Islands"/>
                    <xsd:enumeration value="Martinique"/>
                    <xsd:enumeration value="Mauritania"/>
                    <xsd:enumeration value="Mauritius"/>
                    <xsd:enumeration value="Mayotte"/>
                    <xsd:enumeration value="Mexico"/>
                    <xsd:enumeration value="Micronesia (Federated States of)"/>
                    <xsd:enumeration value="Monaco"/>
                    <xsd:enumeration value="Mongolia"/>
                    <xsd:enumeration value="Montenegro"/>
                    <xsd:enumeration value="Montserrat"/>
                    <xsd:enumeration value="Morocco"/>
                    <xsd:enumeration value="Mozambique"/>
                    <xsd:enumeration value="Myanmar"/>
                    <xsd:enumeration value="Namibia"/>
                    <xsd:enumeration value="Nauru"/>
                    <xsd:enumeration value="Nepal"/>
                    <xsd:enumeration value="Netherlands"/>
                    <xsd:enumeration value="New Caledonia"/>
                    <xsd:enumeration value="New Zealand"/>
                    <xsd:enumeration value="Nicaragua"/>
                    <xsd:enumeration value="Niger"/>
                    <xsd:enumeration value="Nigeria"/>
                    <xsd:enumeration value="Niue"/>
                    <xsd:enumeration value="Norfolk Island"/>
                    <xsd:enumeration value="North Macedonia"/>
                    <xsd:enumeration value="Northern Mariana Islands"/>
                    <xsd:enumeration value="Norway"/>
                    <xsd:enumeration value="Oman"/>
                    <xsd:enumeration value="Pakistan"/>
                    <xsd:enumeration value="Palau"/>
                    <xsd:enumeration value="Panama"/>
                    <xsd:enumeration value="Papua New Guinea"/>
                    <xsd:enumeration value="Paraguay"/>
                    <xsd:enumeration value="Peru"/>
                    <xsd:enumeration value="Philippines"/>
                    <xsd:enumeration value="Pitcairn"/>
                    <xsd:enumeration value="Poland"/>
                    <xsd:enumeration value="Portugal"/>
                    <xsd:enumeration value="Puerto Rico"/>
                    <xsd:enumeration value="Qatar"/>
                    <xsd:enumeration value="Republic of Korea"/>
                    <xsd:enumeration value="Republic of Moldova"/>
                    <xsd:enumeration value="Réunion"/>
                    <xsd:enumeration value="Romania"/>
                    <xsd:enumeration value="Russian Federation"/>
                    <xsd:enumeration value="Rwanda"/>
                    <xsd:enumeration value="Saint Barthélemy"/>
                    <xsd:enumeration value="Saint Helena"/>
                    <xsd:enumeration value="Saint Kitts and Nevis"/>
                    <xsd:enumeration value="Saint Lucia"/>
                    <xsd:enumeration value="Saint Martin (French Part)"/>
                    <xsd:enumeration value="Saint Pierre and Miquelon"/>
                    <xsd:enumeration value="Saint Vincent and the Grenadines"/>
                    <xsd:enumeration value="Samoa"/>
                    <xsd:enumeration value="San Marino"/>
                    <xsd:enumeration value="Sao Tome and Principe"/>
                    <xsd:enumeration value="Sark"/>
                    <xsd:enumeration value="Saudi Arabia"/>
                    <xsd:enumeration value="Senegal"/>
                    <xsd:enumeration value="Serbia"/>
                    <xsd:enumeration value="Seychelles"/>
                    <xsd:enumeration value="Sierra Leone"/>
                    <xsd:enumeration value="Singapore"/>
                    <xsd:enumeration value="Sint Maarten (Dutch part)"/>
                    <xsd:enumeration value="Slovakia"/>
                    <xsd:enumeration value="Slovenia"/>
                    <xsd:enumeration value="Solomon Islands"/>
                    <xsd:enumeration value="Somalia"/>
                    <xsd:enumeration value="South Africa"/>
                    <xsd:enumeration value="South Georgia and the South Sandwich Islands"/>
                    <xsd:enumeration value="South Sudan"/>
                    <xsd:enumeration value="Spain"/>
                    <xsd:enumeration value="Sri Lanka"/>
                    <xsd:enumeration value="State of Palestine"/>
                    <xsd:enumeration value="Sudan"/>
                    <xsd:enumeration value="Suriname"/>
                    <xsd:enumeration value="Svalbard and Jan Mayen Islands"/>
                    <xsd:enumeration value="Sweden"/>
                    <xsd:enumeration value="Switzerland"/>
                    <xsd:enumeration value="Syrian Arab Republic"/>
                    <xsd:enumeration value="Tajikistan"/>
                    <xsd:enumeration value="Thailand"/>
                    <xsd:enumeration value="Timor-Leste"/>
                    <xsd:enumeration value="Togo"/>
                    <xsd:enumeration value="Tokelau"/>
                    <xsd:enumeration value="Tonga"/>
                    <xsd:enumeration value="Trinidad and Tobago"/>
                    <xsd:enumeration value="Tunisia"/>
                    <xsd:enumeration value="Turkey"/>
                    <xsd:enumeration value="Turkmenistan"/>
                    <xsd:enumeration value="Turks and Caicos Islands"/>
                    <xsd:enumeration value="Tuvalu"/>
                    <xsd:enumeration value="Uganda"/>
                    <xsd:enumeration value="Ukraine"/>
                    <xsd:enumeration value="United Arab Emirates"/>
                    <xsd:enumeration value="United Kingdom of Great Britain and Northern Ireland"/>
                    <xsd:enumeration value="United Republic of Tanzania"/>
                    <xsd:enumeration value="United States Minor Outlying Islands"/>
                    <xsd:enumeration value="United States of America"/>
                    <xsd:enumeration value="United States Virgin Islands"/>
                    <xsd:enumeration value="Uruguay"/>
                    <xsd:enumeration value="Uzbekistan"/>
                    <xsd:enumeration value="Vanuatu"/>
                    <xsd:enumeration value="Venezuela (Bolivarian Republic of)"/>
                    <xsd:enumeration value="Viet Nam"/>
                    <xsd:enumeration value="Wallis and Futuna Islands"/>
                    <xsd:enumeration value="Western Sahara"/>
                    <xsd:enumeration value="Yemen"/>
                    <xsd:enumeration value="Zambia"/>
                    <xsd:enumeration value="Zimbabwe"/>
                  </xsd:restriction>
                </xsd:simpleType>
              </xsd:element>
            </xsd:sequence>
          </xsd:extension>
        </xsd:complexContent>
      </xsd:complexType>
    </xsd:element>
    <xsd:element name="MediaLengthInSeconds" ma:index="20" nillable="true" ma:displayName="Length (seconds)" ma:internalName="MediaLengthInSeconds" ma:readOnly="true">
      <xsd:simpleType>
        <xsd:restriction base="dms:Unknown"/>
      </xsd:simpleType>
    </xsd:element>
    <xsd:element name="Organization" ma:index="21" nillable="true" ma:displayName="Organization" ma:format="Dropdown" ma:internalName="Organization">
      <xsd:simpleType>
        <xsd:restriction base="dms:Text">
          <xsd:maxLength value="255"/>
        </xsd:restrictio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_Flow_SignoffStatus" ma:index="26" nillable="true" ma:displayName="Sign-off status" ma:internalName="Sign_x002d_off_x0020_status">
      <xsd:simpleType>
        <xsd:restriction base="dms:Text"/>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dd928-034b-4cde-8c88-183feecb61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5ec44e-1bab-4c0b-9df0-6ba128686fc9"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5dfc7870-2d14-42e6-a375-2e473a84f534}" ma:internalName="TaxCatchAll" ma:showField="CatchAllData" ma:web="710dd928-034b-4cde-8c88-183feecb61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2" ma:displayName="Subject area"/>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85ec44e-1bab-4c0b-9df0-6ba128686fc9" xsi:nil="true"/>
    <lcf76f155ced4ddcb4097134ff3c332f xmlns="0bfe184a-5804-4422-b0ce-9a44e23b08e2">
      <Terms xmlns="http://schemas.microsoft.com/office/infopath/2007/PartnerControls"/>
    </lcf76f155ced4ddcb4097134ff3c332f>
    <SharedWithUsers xmlns="710dd928-034b-4cde-8c88-183feecb61a3">
      <UserInfo>
        <DisplayName>Maria Teresa Da Piedade Moreira</DisplayName>
        <AccountId>54</AccountId>
        <AccountType/>
      </UserInfo>
      <UserInfo>
        <DisplayName>Juan Luis Crucelegui</DisplayName>
        <AccountId>41</AccountId>
        <AccountType/>
      </UserInfo>
      <UserInfo>
        <DisplayName>Elizabeth Gachuiri</DisplayName>
        <AccountId>52</AccountId>
        <AccountType/>
      </UserInfo>
      <UserInfo>
        <DisplayName>Leonard Yves Kenfack Tsafack</DisplayName>
        <AccountId>114</AccountId>
        <AccountType/>
      </UserInfo>
      <UserInfo>
        <DisplayName>Akari Yamamoto</DisplayName>
        <AccountId>655</AccountId>
        <AccountType/>
      </UserInfo>
      <UserInfo>
        <DisplayName>Alexey Vikhlyaev</DisplayName>
        <AccountId>73</AccountId>
        <AccountType/>
      </UserInfo>
      <UserInfo>
        <DisplayName>Clovis Freire Junior</DisplayName>
        <AccountId>753</AccountId>
        <AccountType/>
      </UserInfo>
      <UserInfo>
        <DisplayName>Remi Lang</DisplayName>
        <AccountId>588</AccountId>
        <AccountType/>
      </UserInfo>
      <UserInfo>
        <DisplayName>Tamar Van Straten</DisplayName>
        <AccountId>14</AccountId>
        <AccountType/>
      </UserInfo>
      <UserInfo>
        <DisplayName>Miho Shirotori</DisplayName>
        <AccountId>48</AccountId>
        <AccountType/>
      </UserInfo>
    </SharedWithUsers>
    <Country xmlns="0bfe184a-5804-4422-b0ce-9a44e23b08e2" xsi:nil="true"/>
    <Organization xmlns="0bfe184a-5804-4422-b0ce-9a44e23b08e2" xsi:nil="true"/>
    <_Flow_SignoffStatus xmlns="0bfe184a-5804-4422-b0ce-9a44e23b08e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121E8-ADBC-47E3-B405-45031B8B2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e184a-5804-4422-b0ce-9a44e23b08e2"/>
    <ds:schemaRef ds:uri="710dd928-034b-4cde-8c88-183feecb61a3"/>
    <ds:schemaRef ds:uri="985ec44e-1bab-4c0b-9df0-6ba128686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207574-52DB-4159-AC92-251A671827A3}">
  <ds:schemaRefs>
    <ds:schemaRef ds:uri="0bfe184a-5804-4422-b0ce-9a44e23b08e2"/>
    <ds:schemaRef ds:uri="http://schemas.microsoft.com/office/2006/documentManagement/types"/>
    <ds:schemaRef ds:uri="http://purl.org/dc/elements/1.1/"/>
    <ds:schemaRef ds:uri="http://schemas.microsoft.com/office/2006/metadata/properties"/>
    <ds:schemaRef ds:uri="985ec44e-1bab-4c0b-9df0-6ba128686fc9"/>
    <ds:schemaRef ds:uri="710dd928-034b-4cde-8c88-183feecb61a3"/>
    <ds:schemaRef ds:uri="http://schemas.microsoft.com/office/infopath/2007/PartnerControl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9DD98507-9D12-4B51-BA23-A1535B7E786E}">
  <ds:schemaRefs>
    <ds:schemaRef ds:uri="http://schemas.microsoft.com/sharepoint/v3/contenttype/forms"/>
  </ds:schemaRefs>
</ds:datastoreItem>
</file>

<file path=customXml/itemProps4.xml><?xml version="1.0" encoding="utf-8"?>
<ds:datastoreItem xmlns:ds="http://schemas.openxmlformats.org/officeDocument/2006/customXml" ds:itemID="{7D4CAD57-FAF1-48EB-951A-5CD48181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3980</Words>
  <Characters>22291</Characters>
  <Application>Microsoft Office Word</Application>
  <DocSecurity>0</DocSecurity>
  <Lines>420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Tansug Ok</dc:creator>
  <cp:keywords/>
  <dc:description/>
  <cp:lastModifiedBy>Saidali Abdoulkarim</cp:lastModifiedBy>
  <cp:revision>102</cp:revision>
  <cp:lastPrinted>2023-11-29T15:59:00Z</cp:lastPrinted>
  <dcterms:created xsi:type="dcterms:W3CDTF">2023-11-29T06:34:00Z</dcterms:created>
  <dcterms:modified xsi:type="dcterms:W3CDTF">2023-11-30T15:19:00Z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0x0101008BDFB716E3F38842A1BCD9C2EF69AF82</vt:lpwstr>
  </property>
  <property fmtid="{D5CDD505-2E9C-101B-9397-08002B2CF9AE}" pid="3" name="MediaServiceImageTags">
    <vt:lpwstr/>
  </property>
  <property fmtid="{D5CDD505-2E9C-101B-9397-08002B2CF9AE}" pid="4" name="GrammarlyDocumentId">
    <vt:lpwstr>1f3e27dd0fb0e4dadb5e04d9034e88058d1868b7a3ecbf2723f9e74c6d2d0678</vt:lpwstr>
  </property>
</Properties>
</file>